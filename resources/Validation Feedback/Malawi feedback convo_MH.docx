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9DF7" w14:textId="77777777" w:rsidR="00B43325" w:rsidRDefault="00094B51">
      <w:pPr>
        <w:rPr>
          <w:ins w:id="0" w:author="Megan Hansen" w:date="2026-06-17T15:57:00Z" w16du:dateUtc="2026-06-17T13:57:00Z"/>
          <w:lang w:val="en-US"/>
        </w:rPr>
      </w:pPr>
      <w:del w:id="1" w:author="Megan Hansen" w:date="2026-06-17T15:57:00Z" w16du:dateUtc="2026-06-17T13:57:00Z">
        <w:r w:rsidDel="00B43325">
          <w:rPr>
            <w:lang w:val="en-US"/>
          </w:rPr>
          <w:delText>Based on some of our</w:delText>
        </w:r>
      </w:del>
      <w:ins w:id="2" w:author="Megan Hansen" w:date="2026-06-17T15:57:00Z" w16du:dateUtc="2026-06-17T13:57:00Z">
        <w:r w:rsidR="00B43325">
          <w:rPr>
            <w:lang w:val="en-US"/>
          </w:rPr>
          <w:t>Hello all,</w:t>
        </w:r>
      </w:ins>
    </w:p>
    <w:p w14:paraId="5677B404" w14:textId="77777777" w:rsidR="00B43325" w:rsidRDefault="00B43325">
      <w:pPr>
        <w:rPr>
          <w:ins w:id="3" w:author="Megan Hansen" w:date="2026-06-17T15:57:00Z" w16du:dateUtc="2026-06-17T13:57:00Z"/>
          <w:lang w:val="en-US"/>
        </w:rPr>
      </w:pPr>
    </w:p>
    <w:p w14:paraId="3C83A91C" w14:textId="62CE6F8C" w:rsidR="001512B7" w:rsidRDefault="00B43325">
      <w:pPr>
        <w:rPr>
          <w:lang w:val="en-US"/>
        </w:rPr>
      </w:pPr>
      <w:r>
        <w:rPr>
          <w:lang w:val="en-US"/>
        </w:rPr>
        <w:t xml:space="preserve">Following a couple </w:t>
      </w:r>
      <w:r w:rsidR="00FB744C">
        <w:rPr>
          <w:lang w:val="en-US"/>
        </w:rPr>
        <w:t xml:space="preserve">of </w:t>
      </w:r>
      <w:r>
        <w:rPr>
          <w:lang w:val="en-US"/>
        </w:rPr>
        <w:t>early</w:t>
      </w:r>
      <w:r w:rsidR="00094B51">
        <w:rPr>
          <w:lang w:val="en-US"/>
        </w:rPr>
        <w:t xml:space="preserve"> conversations with country teams and individuals involved in providing baseline data </w:t>
      </w:r>
      <w:r>
        <w:rPr>
          <w:lang w:val="en-US"/>
        </w:rPr>
        <w:t>and taking part in the initial validation/piloting of TIER-Plus, we wanted to clarify a few points.</w:t>
      </w:r>
    </w:p>
    <w:p w14:paraId="0C38CB1C" w14:textId="77777777" w:rsidR="00094B51" w:rsidRDefault="00094B51">
      <w:pPr>
        <w:rPr>
          <w:lang w:val="en-US"/>
        </w:rPr>
      </w:pPr>
    </w:p>
    <w:p w14:paraId="6FD10E0C" w14:textId="243D7838" w:rsidR="00094B51" w:rsidRPr="00FB744C" w:rsidRDefault="00094B51">
      <w:pPr>
        <w:rPr>
          <w:b/>
          <w:bCs/>
          <w:i/>
          <w:iCs/>
          <w:lang w:val="en-US"/>
        </w:rPr>
      </w:pPr>
      <w:r w:rsidRPr="00FB744C">
        <w:rPr>
          <w:b/>
          <w:bCs/>
          <w:i/>
          <w:iCs/>
          <w:lang w:val="en-US"/>
        </w:rPr>
        <w:t>Validation</w:t>
      </w:r>
      <w:r w:rsidR="00B43325">
        <w:rPr>
          <w:b/>
          <w:bCs/>
          <w:i/>
          <w:iCs/>
          <w:lang w:val="en-US"/>
        </w:rPr>
        <w:t>:</w:t>
      </w:r>
    </w:p>
    <w:p w14:paraId="46EC28A9" w14:textId="4390F4E6" w:rsidR="00094B51" w:rsidRDefault="00B43325" w:rsidP="00094B51">
      <w:pPr>
        <w:jc w:val="both"/>
        <w:rPr>
          <w:lang w:val="en-US"/>
        </w:rPr>
      </w:pPr>
      <w:r>
        <w:rPr>
          <w:lang w:val="en-US"/>
        </w:rPr>
        <w:t>At this stage, we are looking for</w:t>
      </w:r>
      <w:r w:rsidR="00094B51">
        <w:rPr>
          <w:lang w:val="en-US"/>
        </w:rPr>
        <w:t xml:space="preserve"> feedback on how useful the </w:t>
      </w:r>
      <w:r>
        <w:rPr>
          <w:lang w:val="en-US"/>
        </w:rPr>
        <w:t xml:space="preserve">TIER-Plus </w:t>
      </w:r>
      <w:r w:rsidR="00094B51">
        <w:rPr>
          <w:lang w:val="en-US"/>
        </w:rPr>
        <w:t xml:space="preserve">app is and </w:t>
      </w:r>
      <w:r>
        <w:rPr>
          <w:lang w:val="en-US"/>
        </w:rPr>
        <w:t>whether</w:t>
      </w:r>
      <w:r w:rsidR="00094B51">
        <w:rPr>
          <w:lang w:val="en-US"/>
        </w:rPr>
        <w:t xml:space="preserve"> it covers interventions that are important for </w:t>
      </w:r>
      <w:r>
        <w:rPr>
          <w:lang w:val="en-US"/>
        </w:rPr>
        <w:t>planning</w:t>
      </w:r>
      <w:r w:rsidR="00094B51">
        <w:rPr>
          <w:lang w:val="en-US"/>
        </w:rPr>
        <w:t xml:space="preserve"> (</w:t>
      </w:r>
      <w:r>
        <w:rPr>
          <w:lang w:val="en-US"/>
        </w:rPr>
        <w:t>and flagging</w:t>
      </w:r>
      <w:r w:rsidR="00094B51">
        <w:rPr>
          <w:lang w:val="en-US"/>
        </w:rPr>
        <w:t xml:space="preserve"> any interventions </w:t>
      </w:r>
      <w:r>
        <w:rPr>
          <w:lang w:val="en-US"/>
        </w:rPr>
        <w:t xml:space="preserve">that are </w:t>
      </w:r>
      <w:r w:rsidR="00094B51">
        <w:rPr>
          <w:lang w:val="en-US"/>
        </w:rPr>
        <w:t xml:space="preserve">missing or could be removed). </w:t>
      </w:r>
      <w:r>
        <w:rPr>
          <w:lang w:val="en-US"/>
        </w:rPr>
        <w:t>Essentially, w</w:t>
      </w:r>
      <w:r w:rsidR="00094B51">
        <w:rPr>
          <w:lang w:val="en-US"/>
        </w:rPr>
        <w:t xml:space="preserve">e want to know what </w:t>
      </w:r>
      <w:r>
        <w:rPr>
          <w:lang w:val="en-US"/>
        </w:rPr>
        <w:t xml:space="preserve">is </w:t>
      </w:r>
      <w:r w:rsidR="00094B51">
        <w:rPr>
          <w:lang w:val="en-US"/>
        </w:rPr>
        <w:t>work</w:t>
      </w:r>
      <w:r>
        <w:rPr>
          <w:lang w:val="en-US"/>
        </w:rPr>
        <w:t>ing</w:t>
      </w:r>
      <w:r w:rsidR="00094B51">
        <w:rPr>
          <w:lang w:val="en-US"/>
        </w:rPr>
        <w:t xml:space="preserve"> and what </w:t>
      </w:r>
      <w:r>
        <w:rPr>
          <w:lang w:val="en-US"/>
        </w:rPr>
        <w:t xml:space="preserve">is not </w:t>
      </w:r>
      <w:r w:rsidR="00094B51">
        <w:rPr>
          <w:lang w:val="en-US"/>
        </w:rPr>
        <w:t xml:space="preserve">for users. While we </w:t>
      </w:r>
      <w:r>
        <w:rPr>
          <w:lang w:val="en-US"/>
        </w:rPr>
        <w:t>are interested</w:t>
      </w:r>
      <w:r w:rsidR="00094B51">
        <w:rPr>
          <w:lang w:val="en-US"/>
        </w:rPr>
        <w:t xml:space="preserve"> if any of the results feel unreasonable or unexpected, we are not asking users to </w:t>
      </w:r>
      <w:r w:rsidR="005A3952">
        <w:rPr>
          <w:lang w:val="en-US"/>
        </w:rPr>
        <w:t xml:space="preserve">formally </w:t>
      </w:r>
      <w:r w:rsidR="00094B51">
        <w:rPr>
          <w:lang w:val="en-US"/>
        </w:rPr>
        <w:t xml:space="preserve">validate or check the specific numbers in the results against programme data. At this </w:t>
      </w:r>
      <w:r>
        <w:rPr>
          <w:lang w:val="en-US"/>
        </w:rPr>
        <w:t>moment</w:t>
      </w:r>
      <w:r w:rsidR="00094B51">
        <w:rPr>
          <w:lang w:val="en-US"/>
        </w:rPr>
        <w:t xml:space="preserve">, programme data is only used as input under the baseline coverage. </w:t>
      </w:r>
    </w:p>
    <w:p w14:paraId="0F4E835B" w14:textId="77777777" w:rsidR="00094B51" w:rsidRDefault="00094B51" w:rsidP="00094B51">
      <w:pPr>
        <w:jc w:val="both"/>
        <w:rPr>
          <w:lang w:val="en-US"/>
        </w:rPr>
      </w:pPr>
    </w:p>
    <w:p w14:paraId="13348511" w14:textId="46008AA7" w:rsidR="00094B51" w:rsidRPr="00FB744C" w:rsidRDefault="00094B51" w:rsidP="00094B51">
      <w:pPr>
        <w:jc w:val="both"/>
        <w:rPr>
          <w:b/>
          <w:bCs/>
          <w:i/>
          <w:iCs/>
          <w:lang w:val="en-US"/>
        </w:rPr>
      </w:pPr>
      <w:r w:rsidRPr="00FB744C">
        <w:rPr>
          <w:b/>
          <w:bCs/>
          <w:i/>
          <w:iCs/>
          <w:lang w:val="en-US"/>
        </w:rPr>
        <w:t>Baseline coverage data</w:t>
      </w:r>
      <w:r w:rsidR="00B43325">
        <w:rPr>
          <w:b/>
          <w:bCs/>
          <w:i/>
          <w:iCs/>
          <w:lang w:val="en-US"/>
        </w:rPr>
        <w:t>:</w:t>
      </w:r>
    </w:p>
    <w:p w14:paraId="7E0F2118" w14:textId="3EFA7E20" w:rsidR="00094B51" w:rsidRDefault="00094B51" w:rsidP="00094B51">
      <w:pPr>
        <w:jc w:val="both"/>
        <w:rPr>
          <w:lang w:val="en-US"/>
        </w:rPr>
      </w:pPr>
      <w:r>
        <w:rPr>
          <w:lang w:val="en-US"/>
        </w:rPr>
        <w:t>Here</w:t>
      </w:r>
      <w:r w:rsidR="00B43325">
        <w:rPr>
          <w:lang w:val="en-US"/>
        </w:rPr>
        <w:t>,</w:t>
      </w:r>
      <w:r>
        <w:rPr>
          <w:lang w:val="en-US"/>
        </w:rPr>
        <w:t xml:space="preserve"> we are looking for the best estimate </w:t>
      </w:r>
      <w:r w:rsidR="00B43325">
        <w:rPr>
          <w:lang w:val="en-US"/>
        </w:rPr>
        <w:t>of service coverage</w:t>
      </w:r>
      <w:r>
        <w:rPr>
          <w:lang w:val="en-US"/>
        </w:rPr>
        <w:t xml:space="preserve"> for each intervention. </w:t>
      </w:r>
      <w:r w:rsidR="00B43325">
        <w:rPr>
          <w:lang w:val="en-US"/>
        </w:rPr>
        <w:t>While</w:t>
      </w:r>
      <w:r>
        <w:rPr>
          <w:lang w:val="en-US"/>
        </w:rPr>
        <w:t xml:space="preserve"> a more accurate estimate will give more accurate results, not having exact data for an indicator does not mean that the tool cannot be used. In these cases, either a proxy data point, a placeholder</w:t>
      </w:r>
      <w:r w:rsidR="00B43325">
        <w:rPr>
          <w:lang w:val="en-US"/>
        </w:rPr>
        <w:t>,</w:t>
      </w:r>
      <w:r>
        <w:rPr>
          <w:lang w:val="en-US"/>
        </w:rPr>
        <w:t xml:space="preserve"> or a zero value could be incorporated.</w:t>
      </w:r>
      <w:r w:rsidR="00B43325">
        <w:rPr>
          <w:lang w:val="en-US"/>
        </w:rPr>
        <w:t xml:space="preserve"> </w:t>
      </w:r>
      <w:r>
        <w:rPr>
          <w:lang w:val="en-US"/>
        </w:rPr>
        <w:t xml:space="preserve">We are not expecting countries to have to change M&amp;E tracking to find these values. </w:t>
      </w:r>
      <w:r w:rsidR="00B43325">
        <w:rPr>
          <w:lang w:val="en-US"/>
        </w:rPr>
        <w:t>It is useful for us to</w:t>
      </w:r>
      <w:r>
        <w:rPr>
          <w:lang w:val="en-US"/>
        </w:rPr>
        <w:t xml:space="preserve"> know which indicators</w:t>
      </w:r>
      <w:r w:rsidR="00B43325">
        <w:rPr>
          <w:lang w:val="en-US"/>
        </w:rPr>
        <w:t xml:space="preserve"> or </w:t>
      </w:r>
      <w:r>
        <w:rPr>
          <w:lang w:val="en-US"/>
        </w:rPr>
        <w:t>services are not routinely tracked</w:t>
      </w:r>
      <w:r w:rsidR="00B43325">
        <w:rPr>
          <w:lang w:val="en-US"/>
        </w:rPr>
        <w:t>, as that</w:t>
      </w:r>
      <w:r>
        <w:rPr>
          <w:lang w:val="en-US"/>
        </w:rPr>
        <w:t xml:space="preserve"> tells us </w:t>
      </w:r>
      <w:r w:rsidR="00B43325">
        <w:rPr>
          <w:lang w:val="en-US"/>
        </w:rPr>
        <w:t>where certain</w:t>
      </w:r>
      <w:r>
        <w:rPr>
          <w:lang w:val="en-US"/>
        </w:rPr>
        <w:t xml:space="preserve"> intervention</w:t>
      </w:r>
      <w:r w:rsidR="00B43325">
        <w:rPr>
          <w:lang w:val="en-US"/>
        </w:rPr>
        <w:t>s</w:t>
      </w:r>
      <w:r>
        <w:rPr>
          <w:lang w:val="en-US"/>
        </w:rPr>
        <w:t xml:space="preserve"> may need to be adapted in the model.  </w:t>
      </w:r>
    </w:p>
    <w:p w14:paraId="5396E28C" w14:textId="77777777" w:rsidR="00094B51" w:rsidRDefault="00094B51" w:rsidP="00094B51">
      <w:pPr>
        <w:jc w:val="both"/>
        <w:rPr>
          <w:lang w:val="en-US"/>
        </w:rPr>
      </w:pPr>
    </w:p>
    <w:p w14:paraId="1EEDA9B4" w14:textId="0DCE8C2E" w:rsidR="00094B51" w:rsidRPr="00FB744C" w:rsidRDefault="00094B51" w:rsidP="00094B51">
      <w:pPr>
        <w:jc w:val="both"/>
        <w:rPr>
          <w:b/>
          <w:bCs/>
          <w:i/>
          <w:iCs/>
          <w:lang w:val="en-US"/>
        </w:rPr>
      </w:pPr>
      <w:r w:rsidRPr="00FB744C">
        <w:rPr>
          <w:b/>
          <w:bCs/>
          <w:i/>
          <w:iCs/>
          <w:lang w:val="en-US"/>
        </w:rPr>
        <w:t>Some points on specific indicators</w:t>
      </w:r>
      <w:r w:rsidR="00B43325">
        <w:rPr>
          <w:b/>
          <w:bCs/>
          <w:i/>
          <w:iCs/>
          <w:lang w:val="en-US"/>
        </w:rPr>
        <w:t>:</w:t>
      </w:r>
    </w:p>
    <w:p w14:paraId="6E275DBF" w14:textId="69FF6A32" w:rsidR="00094B51" w:rsidRDefault="00094B51" w:rsidP="00094B5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Community testing: </w:t>
      </w:r>
      <w:r w:rsidR="005A3952">
        <w:rPr>
          <w:lang w:val="en-US"/>
        </w:rPr>
        <w:t>We are treating</w:t>
      </w:r>
      <w:r>
        <w:rPr>
          <w:lang w:val="en-US"/>
        </w:rPr>
        <w:t xml:space="preserve"> this as the total across </w:t>
      </w:r>
      <w:r w:rsidR="005A3952">
        <w:rPr>
          <w:lang w:val="en-US"/>
        </w:rPr>
        <w:t xml:space="preserve">all community-based </w:t>
      </w:r>
      <w:r>
        <w:rPr>
          <w:lang w:val="en-US"/>
        </w:rPr>
        <w:t xml:space="preserve">modalities. </w:t>
      </w:r>
      <w:r w:rsidR="005A3952">
        <w:rPr>
          <w:lang w:val="en-US"/>
        </w:rPr>
        <w:t xml:space="preserve">We know </w:t>
      </w:r>
      <w:r>
        <w:rPr>
          <w:lang w:val="en-US"/>
        </w:rPr>
        <w:t>there are many different types of community testing, each with their own potential yield and implementation implications</w:t>
      </w:r>
      <w:r w:rsidR="005A3952">
        <w:rPr>
          <w:lang w:val="en-US"/>
        </w:rPr>
        <w:t>, but we have simplified by grouping them together for the model</w:t>
      </w:r>
      <w:r>
        <w:rPr>
          <w:lang w:val="en-US"/>
        </w:rPr>
        <w:t xml:space="preserve">. </w:t>
      </w:r>
    </w:p>
    <w:p w14:paraId="09329509" w14:textId="77777777" w:rsidR="005A3952" w:rsidRDefault="005A3952" w:rsidP="00FB744C">
      <w:pPr>
        <w:pStyle w:val="ListParagraph"/>
        <w:ind w:left="360"/>
        <w:jc w:val="both"/>
        <w:rPr>
          <w:lang w:val="en-US"/>
        </w:rPr>
      </w:pPr>
    </w:p>
    <w:p w14:paraId="46A5F434" w14:textId="4DBEA3E6" w:rsidR="00094B51" w:rsidRPr="00094B51" w:rsidRDefault="00094B51" w:rsidP="00094B5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AHD Package: We </w:t>
      </w:r>
      <w:r w:rsidR="005A3952">
        <w:rPr>
          <w:lang w:val="en-US"/>
        </w:rPr>
        <w:t>define</w:t>
      </w:r>
      <w:r>
        <w:rPr>
          <w:lang w:val="en-US"/>
        </w:rPr>
        <w:t xml:space="preserve"> AHD </w:t>
      </w:r>
      <w:r w:rsidR="005A3952">
        <w:rPr>
          <w:lang w:val="en-US"/>
        </w:rPr>
        <w:t xml:space="preserve">as </w:t>
      </w:r>
      <w:r>
        <w:rPr>
          <w:lang w:val="en-US"/>
        </w:rPr>
        <w:t>CD4 count &lt;200</w:t>
      </w:r>
      <w:r w:rsidR="005A3952">
        <w:rPr>
          <w:lang w:val="en-US"/>
        </w:rPr>
        <w:t>. We assume</w:t>
      </w:r>
      <w:r>
        <w:rPr>
          <w:lang w:val="en-US"/>
        </w:rPr>
        <w:t xml:space="preserve"> that when people with AHD are </w:t>
      </w:r>
      <w:proofErr w:type="gramStart"/>
      <w:r>
        <w:rPr>
          <w:lang w:val="en-US"/>
        </w:rPr>
        <w:t>diagnosed</w:t>
      </w:r>
      <w:proofErr w:type="gramEnd"/>
      <w:r w:rsidR="005A3952">
        <w:rPr>
          <w:lang w:val="en-US"/>
        </w:rPr>
        <w:t xml:space="preserve"> </w:t>
      </w:r>
      <w:r>
        <w:rPr>
          <w:lang w:val="en-US"/>
        </w:rPr>
        <w:t>they become eligible for advanced services</w:t>
      </w:r>
      <w:r w:rsidR="005A3952">
        <w:rPr>
          <w:lang w:val="en-US"/>
        </w:rPr>
        <w:t xml:space="preserve"> equivalent to </w:t>
      </w:r>
      <w:r>
        <w:rPr>
          <w:lang w:val="en-US"/>
        </w:rPr>
        <w:t>the full AHD package described in WHO guidelines</w:t>
      </w:r>
      <w:r w:rsidR="005A3952">
        <w:rPr>
          <w:lang w:val="en-US"/>
        </w:rPr>
        <w:t>. We also assume that receiving these services reduces mortality</w:t>
      </w:r>
      <w:r>
        <w:rPr>
          <w:lang w:val="en-US"/>
        </w:rPr>
        <w:t xml:space="preserve"> among </w:t>
      </w:r>
      <w:r w:rsidR="005A3952">
        <w:rPr>
          <w:lang w:val="en-US"/>
        </w:rPr>
        <w:t>that group</w:t>
      </w:r>
      <w:r>
        <w:rPr>
          <w:lang w:val="en-US"/>
        </w:rPr>
        <w:t xml:space="preserve">. </w:t>
      </w:r>
      <w:r w:rsidR="005A3952">
        <w:rPr>
          <w:lang w:val="en-US"/>
        </w:rPr>
        <w:t xml:space="preserve">We have modeled this </w:t>
      </w:r>
      <w:r w:rsidR="006B1B6C">
        <w:rPr>
          <w:lang w:val="en-US"/>
        </w:rPr>
        <w:t>to occur</w:t>
      </w:r>
      <w:r w:rsidR="005A3952">
        <w:rPr>
          <w:lang w:val="en-US"/>
        </w:rPr>
        <w:t xml:space="preserve"> </w:t>
      </w:r>
      <w:r w:rsidR="006B1B6C">
        <w:rPr>
          <w:lang w:val="en-US"/>
        </w:rPr>
        <w:t>predominantly</w:t>
      </w:r>
      <w:r>
        <w:rPr>
          <w:lang w:val="en-US"/>
        </w:rPr>
        <w:t xml:space="preserve"> among new initiations</w:t>
      </w:r>
      <w:r w:rsidR="006B1B6C">
        <w:rPr>
          <w:lang w:val="en-US"/>
        </w:rPr>
        <w:t>,</w:t>
      </w:r>
      <w:r>
        <w:rPr>
          <w:lang w:val="en-US"/>
        </w:rPr>
        <w:t xml:space="preserve"> rather than those retained in care long</w:t>
      </w:r>
      <w:r w:rsidR="005A3952">
        <w:rPr>
          <w:lang w:val="en-US"/>
        </w:rPr>
        <w:t>-</w:t>
      </w:r>
      <w:r>
        <w:rPr>
          <w:lang w:val="en-US"/>
        </w:rPr>
        <w:t xml:space="preserve">term. </w:t>
      </w:r>
    </w:p>
    <w:p w14:paraId="2933872C" w14:textId="40CFD5A0" w:rsidR="00094B51" w:rsidRDefault="00094B51" w:rsidP="00094B51">
      <w:pPr>
        <w:jc w:val="both"/>
        <w:rPr>
          <w:ins w:id="4" w:author="Megan Hansen" w:date="2026-06-17T16:14:00Z" w16du:dateUtc="2026-06-17T14:14:00Z"/>
          <w:lang w:val="en-US"/>
        </w:rPr>
      </w:pPr>
    </w:p>
    <w:p w14:paraId="42F92B71" w14:textId="4FEEB37F" w:rsidR="005A3952" w:rsidRPr="00094B51" w:rsidRDefault="005A3952" w:rsidP="00094B51">
      <w:pPr>
        <w:jc w:val="both"/>
        <w:rPr>
          <w:lang w:val="en-US"/>
        </w:rPr>
      </w:pPr>
      <w:ins w:id="5" w:author="Megan Hansen" w:date="2026-06-17T16:14:00Z" w16du:dateUtc="2026-06-17T14:14:00Z">
        <w:r>
          <w:rPr>
            <w:lang w:val="en-US"/>
          </w:rPr>
          <w:t>Please let us know if anything here needs further clarification.</w:t>
        </w:r>
      </w:ins>
    </w:p>
    <w:sectPr w:rsidR="005A3952" w:rsidRPr="00094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749DD"/>
    <w:multiLevelType w:val="hybridMultilevel"/>
    <w:tmpl w:val="CBDE99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08849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gan Hansen">
    <w15:presenceInfo w15:providerId="Windows Live" w15:userId="d8d45c4e071f8e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51"/>
    <w:rsid w:val="00005AFA"/>
    <w:rsid w:val="00094B51"/>
    <w:rsid w:val="001512B7"/>
    <w:rsid w:val="00240C6D"/>
    <w:rsid w:val="005A3952"/>
    <w:rsid w:val="0065730E"/>
    <w:rsid w:val="006B1B6C"/>
    <w:rsid w:val="006B6D59"/>
    <w:rsid w:val="007634BC"/>
    <w:rsid w:val="007C4592"/>
    <w:rsid w:val="0080244B"/>
    <w:rsid w:val="00972A4F"/>
    <w:rsid w:val="009749A8"/>
    <w:rsid w:val="009A1B57"/>
    <w:rsid w:val="00AA21A3"/>
    <w:rsid w:val="00B43325"/>
    <w:rsid w:val="00B653B8"/>
    <w:rsid w:val="00C65BE4"/>
    <w:rsid w:val="00E44676"/>
    <w:rsid w:val="00FB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A6F87E"/>
  <w15:chartTrackingRefBased/>
  <w15:docId w15:val="{5B32769B-843E-764C-BB4F-097D5AE0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5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5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5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5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5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5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5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94B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5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5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94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5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94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5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94B5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4332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Nooy</dc:creator>
  <cp:keywords/>
  <dc:description/>
  <cp:lastModifiedBy>Alex de Nooy</cp:lastModifiedBy>
  <cp:revision>5</cp:revision>
  <dcterms:created xsi:type="dcterms:W3CDTF">2026-06-17T14:15:00Z</dcterms:created>
  <dcterms:modified xsi:type="dcterms:W3CDTF">2026-06-18T10:49:00Z</dcterms:modified>
</cp:coreProperties>
</file>