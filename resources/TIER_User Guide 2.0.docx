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074B6" w14:textId="77777777" w:rsidR="00777A0D" w:rsidRPr="00597B1A" w:rsidRDefault="00777A0D" w:rsidP="00777A0D">
      <w:pPr>
        <w:shd w:val="clear" w:color="auto" w:fill="FFFFFF"/>
        <w:spacing w:after="100" w:afterAutospacing="1" w:line="240" w:lineRule="auto"/>
        <w:outlineLvl w:val="2"/>
        <w:rPr>
          <w:rFonts w:ascii="Open Sans" w:eastAsia="Times New Roman" w:hAnsi="Open Sans" w:cs="Open Sans"/>
          <w:b/>
          <w:bCs/>
          <w:color w:val="1D1F21"/>
          <w:kern w:val="0"/>
          <w:sz w:val="27"/>
          <w:szCs w:val="27"/>
          <w14:ligatures w14:val="none"/>
          <w:rPrChange w:id="0" w:author="Megan Hansen" w:date="2026-07-22T15:11:00Z" w16du:dateUtc="2026-07-22T13:11:00Z">
            <w:rPr>
              <w:rFonts w:ascii="Open Sans" w:eastAsia="Times New Roman" w:hAnsi="Open Sans" w:cs="Open Sans"/>
              <w:color w:val="1D1F21"/>
              <w:kern w:val="0"/>
              <w:sz w:val="27"/>
              <w:szCs w:val="27"/>
              <w14:ligatures w14:val="none"/>
            </w:rPr>
          </w:rPrChange>
        </w:rPr>
      </w:pPr>
      <w:r w:rsidRPr="00597B1A">
        <w:rPr>
          <w:rFonts w:ascii="Open Sans" w:eastAsia="Times New Roman" w:hAnsi="Open Sans" w:cs="Open Sans"/>
          <w:b/>
          <w:bCs/>
          <w:color w:val="1D1F21"/>
          <w:kern w:val="0"/>
          <w:sz w:val="27"/>
          <w:szCs w:val="27"/>
          <w14:ligatures w14:val="none"/>
          <w:rPrChange w:id="1" w:author="Megan Hansen" w:date="2026-07-22T15:11:00Z" w16du:dateUtc="2026-07-22T13:11:00Z">
            <w:rPr>
              <w:rFonts w:ascii="Open Sans" w:eastAsia="Times New Roman" w:hAnsi="Open Sans" w:cs="Open Sans"/>
              <w:color w:val="1D1F21"/>
              <w:kern w:val="0"/>
              <w:sz w:val="27"/>
              <w:szCs w:val="27"/>
              <w14:ligatures w14:val="none"/>
            </w:rPr>
          </w:rPrChange>
        </w:rPr>
        <w:t>TIER-Plus — User Guide</w:t>
      </w:r>
    </w:p>
    <w:p w14:paraId="314A4FF2" w14:textId="77777777" w:rsidR="00777A0D" w:rsidRPr="00777A0D" w:rsidRDefault="00777A0D" w:rsidP="00777A0D">
      <w:pPr>
        <w:shd w:val="clear" w:color="auto" w:fill="FFFFFF"/>
        <w:spacing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i/>
          <w:iCs/>
          <w:color w:val="1D1F21"/>
          <w:kern w:val="0"/>
          <w14:ligatures w14:val="none"/>
        </w:rPr>
        <w:t>A decision-support tool for trade-off analysis in HIV service planning</w:t>
      </w:r>
    </w:p>
    <w:p w14:paraId="0AE9CAFD" w14:textId="77777777" w:rsidR="00777A0D" w:rsidRPr="00597B1A" w:rsidRDefault="00777A0D" w:rsidP="00777A0D">
      <w:pPr>
        <w:shd w:val="clear" w:color="auto" w:fill="FFFFFF"/>
        <w:spacing w:after="100" w:afterAutospacing="1" w:line="240" w:lineRule="auto"/>
        <w:outlineLvl w:val="3"/>
        <w:rPr>
          <w:rFonts w:ascii="Open Sans" w:eastAsia="Times New Roman" w:hAnsi="Open Sans" w:cs="Open Sans"/>
          <w:b/>
          <w:bCs/>
          <w:color w:val="1D1F21"/>
          <w:kern w:val="0"/>
          <w14:ligatures w14:val="none"/>
          <w:rPrChange w:id="2" w:author="Megan Hansen" w:date="2026-07-22T15:11:00Z" w16du:dateUtc="2026-07-22T13:11:00Z">
            <w:rPr>
              <w:rFonts w:ascii="Open Sans" w:eastAsia="Times New Roman" w:hAnsi="Open Sans" w:cs="Open Sans"/>
              <w:color w:val="1D1F21"/>
              <w:kern w:val="0"/>
              <w14:ligatures w14:val="none"/>
            </w:rPr>
          </w:rPrChange>
        </w:rPr>
      </w:pPr>
      <w:r w:rsidRPr="00597B1A">
        <w:rPr>
          <w:rFonts w:ascii="Open Sans" w:eastAsia="Times New Roman" w:hAnsi="Open Sans" w:cs="Open Sans"/>
          <w:b/>
          <w:bCs/>
          <w:color w:val="1D1F21"/>
          <w:kern w:val="0"/>
          <w14:ligatures w14:val="none"/>
          <w:rPrChange w:id="3" w:author="Megan Hansen" w:date="2026-07-22T15:11:00Z" w16du:dateUtc="2026-07-22T13:11:00Z">
            <w:rPr>
              <w:rFonts w:ascii="Open Sans" w:eastAsia="Times New Roman" w:hAnsi="Open Sans" w:cs="Open Sans"/>
              <w:color w:val="1D1F21"/>
              <w:kern w:val="0"/>
              <w14:ligatures w14:val="none"/>
            </w:rPr>
          </w:rPrChange>
        </w:rPr>
        <w:t>What is TIER-Plus</w:t>
      </w:r>
    </w:p>
    <w:p w14:paraId="32EC5ECA" w14:textId="5036799A" w:rsidR="00597B1A" w:rsidRPr="00597B1A" w:rsidRDefault="00597B1A" w:rsidP="00597B1A">
      <w:pPr>
        <w:shd w:val="clear" w:color="auto" w:fill="FFFFFF"/>
        <w:spacing w:after="100" w:afterAutospacing="1" w:line="240" w:lineRule="auto"/>
        <w:rPr>
          <w:ins w:id="4" w:author="Megan Hansen" w:date="2026-07-22T15:10:00Z" w16du:dateUtc="2026-07-22T13:10:00Z"/>
          <w:rFonts w:ascii="Open Sans" w:eastAsia="Times New Roman" w:hAnsi="Open Sans" w:cs="Open Sans"/>
          <w:color w:val="1D1F21"/>
          <w:kern w:val="0"/>
          <w14:ligatures w14:val="none"/>
        </w:rPr>
      </w:pPr>
      <w:ins w:id="5" w:author="Megan Hansen" w:date="2026-07-22T15:10:00Z" w16du:dateUtc="2026-07-22T13:10:00Z">
        <w:r w:rsidRPr="00597B1A">
          <w:rPr>
            <w:rFonts w:ascii="Open Sans" w:eastAsia="Times New Roman" w:hAnsi="Open Sans" w:cs="Open Sans"/>
            <w:color w:val="1D1F21"/>
            <w:kern w:val="0"/>
            <w14:ligatures w14:val="none"/>
          </w:rPr>
          <w:t>TIER-Plus is a planning tool for national HIV programme stakeholders to support annual budget allocation and resource prioritization decisions. It enables users to model how resource allocation across different HIV interventions—prevention, testing, treatment, and retention—translates into projected changes in key outcomes, including progress toward the 90-90-90 targets, new HIV acquisitions, mortality, and programme costs.</w:t>
        </w:r>
      </w:ins>
    </w:p>
    <w:p w14:paraId="4F54AB2B" w14:textId="30FD2CDF" w:rsidR="00597B1A" w:rsidDel="00597B1A" w:rsidRDefault="00597B1A" w:rsidP="00777A0D">
      <w:pPr>
        <w:shd w:val="clear" w:color="auto" w:fill="FFFFFF"/>
        <w:spacing w:after="100" w:afterAutospacing="1" w:line="240" w:lineRule="auto"/>
        <w:rPr>
          <w:del w:id="6" w:author="Megan Hansen" w:date="2026-07-22T15:10:00Z" w16du:dateUtc="2026-07-22T13:10:00Z"/>
          <w:rFonts w:ascii="Open Sans" w:eastAsia="Times New Roman" w:hAnsi="Open Sans" w:cs="Open Sans"/>
          <w:color w:val="1D1F21"/>
          <w:kern w:val="0"/>
          <w14:ligatures w14:val="none"/>
        </w:rPr>
      </w:pPr>
      <w:ins w:id="7" w:author="Megan Hansen" w:date="2026-07-22T15:10:00Z" w16du:dateUtc="2026-07-22T13:10:00Z">
        <w:r w:rsidRPr="00597B1A">
          <w:rPr>
            <w:rFonts w:ascii="Open Sans" w:eastAsia="Times New Roman" w:hAnsi="Open Sans" w:cs="Open Sans"/>
            <w:color w:val="1D1F21"/>
            <w:kern w:val="0"/>
            <w14:ligatures w14:val="none"/>
          </w:rPr>
          <w:t>The tool uses the most recent programme data as a baseline reference point and allows country teams to systematically model the epidemiological and financial implications of scaling up or scaling down different interventions relative to current implementation levels. Through an accessible, scenario-based platform, users can evaluate multiple allocation strategies side-by-side, compare their relative impact on outcomes, and make evidence-informed prioritization decisions that can be substantiated during planning and advocacy processes.</w:t>
        </w:r>
      </w:ins>
      <w:del w:id="8" w:author="Megan Hansen" w:date="2026-07-22T15:10:00Z" w16du:dateUtc="2026-07-22T13:10:00Z">
        <w:r w:rsidR="00777A0D" w:rsidRPr="00777A0D" w:rsidDel="00597B1A">
          <w:rPr>
            <w:rFonts w:ascii="Open Sans" w:eastAsia="Times New Roman" w:hAnsi="Open Sans" w:cs="Open Sans"/>
            <w:color w:val="1D1F21"/>
            <w:kern w:val="0"/>
            <w14:ligatures w14:val="none"/>
          </w:rPr>
          <w:delText xml:space="preserve">TIER-Plus is an extension of the original TIER prioritization tool. It </w:delText>
        </w:r>
      </w:del>
      <w:del w:id="9" w:author="Megan Hansen" w:date="2026-07-22T15:01:00Z" w16du:dateUtc="2026-07-22T13:01:00Z">
        <w:r w:rsidR="00777A0D" w:rsidRPr="00777A0D" w:rsidDel="00777A0D">
          <w:rPr>
            <w:rFonts w:ascii="Open Sans" w:eastAsia="Times New Roman" w:hAnsi="Open Sans" w:cs="Open Sans"/>
            <w:color w:val="1D1F21"/>
            <w:kern w:val="0"/>
            <w14:ligatures w14:val="none"/>
          </w:rPr>
          <w:delText>aims to enable stakeholders</w:delText>
        </w:r>
      </w:del>
      <w:del w:id="10" w:author="Megan Hansen" w:date="2026-07-22T15:10:00Z" w16du:dateUtc="2026-07-22T13:10:00Z">
        <w:r w:rsidR="00777A0D" w:rsidRPr="00777A0D" w:rsidDel="00597B1A">
          <w:rPr>
            <w:rFonts w:ascii="Open Sans" w:eastAsia="Times New Roman" w:hAnsi="Open Sans" w:cs="Open Sans"/>
            <w:color w:val="1D1F21"/>
            <w:kern w:val="0"/>
            <w14:ligatures w14:val="none"/>
          </w:rPr>
          <w:delText xml:space="preserve"> </w:delText>
        </w:r>
      </w:del>
      <w:del w:id="11" w:author="Megan Hansen" w:date="2026-07-22T15:03:00Z" w16du:dateUtc="2026-07-22T13:03:00Z">
        <w:r w:rsidR="00777A0D" w:rsidRPr="00777A0D" w:rsidDel="00777A0D">
          <w:rPr>
            <w:rFonts w:ascii="Open Sans" w:eastAsia="Times New Roman" w:hAnsi="Open Sans" w:cs="Open Sans"/>
            <w:color w:val="1D1F21"/>
            <w:kern w:val="0"/>
            <w14:ligatures w14:val="none"/>
          </w:rPr>
          <w:delText>to compare</w:delText>
        </w:r>
      </w:del>
      <w:del w:id="12" w:author="Megan Hansen" w:date="2026-07-22T15:04:00Z" w16du:dateUtc="2026-07-22T13:04:00Z">
        <w:r w:rsidR="00777A0D" w:rsidRPr="00777A0D" w:rsidDel="00777A0D">
          <w:rPr>
            <w:rFonts w:ascii="Open Sans" w:eastAsia="Times New Roman" w:hAnsi="Open Sans" w:cs="Open Sans"/>
            <w:color w:val="1D1F21"/>
            <w:kern w:val="0"/>
            <w14:ligatures w14:val="none"/>
          </w:rPr>
          <w:delText xml:space="preserve"> outcome and cost trade-offs across HIV interventions though an accessible, interactive platform. </w:delText>
        </w:r>
      </w:del>
      <w:del w:id="13" w:author="Megan Hansen" w:date="2026-07-22T15:06:00Z" w16du:dateUtc="2026-07-22T13:06:00Z">
        <w:r w:rsidR="00777A0D" w:rsidRPr="00777A0D" w:rsidDel="00597B1A">
          <w:rPr>
            <w:rFonts w:ascii="Open Sans" w:eastAsia="Times New Roman" w:hAnsi="Open Sans" w:cs="Open Sans"/>
            <w:color w:val="1D1F21"/>
            <w:kern w:val="0"/>
            <w14:ligatures w14:val="none"/>
          </w:rPr>
          <w:delText xml:space="preserve">It takes a current programme picture and lets the user vary the volume of interventions to compare how </w:delText>
        </w:r>
      </w:del>
      <w:del w:id="14" w:author="Megan Hansen" w:date="2026-07-22T15:05:00Z" w16du:dateUtc="2026-07-22T13:05:00Z">
        <w:r w:rsidR="00777A0D" w:rsidRPr="00777A0D" w:rsidDel="00777A0D">
          <w:rPr>
            <w:rFonts w:ascii="Open Sans" w:eastAsia="Times New Roman" w:hAnsi="Open Sans" w:cs="Open Sans"/>
            <w:color w:val="1D1F21"/>
            <w:kern w:val="0"/>
            <w14:ligatures w14:val="none"/>
          </w:rPr>
          <w:delText xml:space="preserve">cascade outcomes, new HIV acquisitions, deaths, and total cost </w:delText>
        </w:r>
      </w:del>
      <w:del w:id="15" w:author="Megan Hansen" w:date="2026-07-22T15:06:00Z" w16du:dateUtc="2026-07-22T13:06:00Z">
        <w:r w:rsidR="00777A0D" w:rsidRPr="00777A0D" w:rsidDel="00597B1A">
          <w:rPr>
            <w:rFonts w:ascii="Open Sans" w:eastAsia="Times New Roman" w:hAnsi="Open Sans" w:cs="Open Sans"/>
            <w:color w:val="1D1F21"/>
            <w:kern w:val="0"/>
            <w14:ligatures w14:val="none"/>
          </w:rPr>
          <w:delText>are expected to move in response.</w:delText>
        </w:r>
      </w:del>
    </w:p>
    <w:p w14:paraId="2EC81A74" w14:textId="77777777" w:rsidR="00597B1A" w:rsidRPr="00777A0D" w:rsidRDefault="00597B1A" w:rsidP="00597B1A">
      <w:pPr>
        <w:shd w:val="clear" w:color="auto" w:fill="FFFFFF"/>
        <w:spacing w:after="100" w:afterAutospacing="1" w:line="240" w:lineRule="auto"/>
        <w:rPr>
          <w:ins w:id="16" w:author="Megan Hansen" w:date="2026-07-22T15:10:00Z" w16du:dateUtc="2026-07-22T13:10:00Z"/>
          <w:rFonts w:ascii="Open Sans" w:eastAsia="Times New Roman" w:hAnsi="Open Sans" w:cs="Open Sans"/>
          <w:color w:val="1D1F21"/>
          <w:kern w:val="0"/>
          <w14:ligatures w14:val="none"/>
        </w:rPr>
      </w:pPr>
    </w:p>
    <w:p w14:paraId="18ECAE6B" w14:textId="77777777" w:rsidR="00597B1A" w:rsidRPr="00597B1A" w:rsidRDefault="00597B1A" w:rsidP="00597B1A">
      <w:pPr>
        <w:shd w:val="clear" w:color="auto" w:fill="FFFFFF"/>
        <w:spacing w:after="100" w:afterAutospacing="1" w:line="240" w:lineRule="auto"/>
        <w:rPr>
          <w:ins w:id="17" w:author="Megan Hansen" w:date="2026-07-22T15:11:00Z"/>
          <w:rFonts w:ascii="Open Sans" w:eastAsia="Times New Roman" w:hAnsi="Open Sans" w:cs="Open Sans"/>
          <w:b/>
          <w:bCs/>
          <w:color w:val="1D1F21"/>
          <w:kern w:val="0"/>
          <w14:ligatures w14:val="none"/>
        </w:rPr>
      </w:pPr>
      <w:ins w:id="18" w:author="Megan Hansen" w:date="2026-07-22T15:11:00Z">
        <w:r w:rsidRPr="00597B1A">
          <w:rPr>
            <w:rFonts w:ascii="Open Sans" w:eastAsia="Times New Roman" w:hAnsi="Open Sans" w:cs="Open Sans"/>
            <w:b/>
            <w:bCs/>
            <w:color w:val="1D1F21"/>
            <w:kern w:val="0"/>
            <w14:ligatures w14:val="none"/>
          </w:rPr>
          <w:t>Important to know</w:t>
        </w:r>
      </w:ins>
    </w:p>
    <w:p w14:paraId="4AEC0B5F" w14:textId="77777777" w:rsidR="00597B1A" w:rsidRPr="00597B1A" w:rsidRDefault="00597B1A" w:rsidP="00597B1A">
      <w:pPr>
        <w:shd w:val="clear" w:color="auto" w:fill="FFFFFF"/>
        <w:spacing w:after="100" w:afterAutospacing="1" w:line="240" w:lineRule="auto"/>
        <w:rPr>
          <w:ins w:id="19" w:author="Megan Hansen" w:date="2026-07-22T15:11:00Z"/>
          <w:rFonts w:ascii="Open Sans" w:eastAsia="Times New Roman" w:hAnsi="Open Sans" w:cs="Open Sans"/>
          <w:color w:val="1D1F21"/>
          <w:kern w:val="0"/>
          <w14:ligatures w14:val="none"/>
          <w:rPrChange w:id="20" w:author="Megan Hansen" w:date="2026-07-22T15:11:00Z" w16du:dateUtc="2026-07-22T13:11:00Z">
            <w:rPr>
              <w:ins w:id="21" w:author="Megan Hansen" w:date="2026-07-22T15:11:00Z"/>
              <w:rFonts w:ascii="Open Sans" w:eastAsia="Times New Roman" w:hAnsi="Open Sans" w:cs="Open Sans"/>
              <w:b/>
              <w:bCs/>
              <w:color w:val="1D1F21"/>
              <w:kern w:val="0"/>
              <w14:ligatures w14:val="none"/>
            </w:rPr>
          </w:rPrChange>
        </w:rPr>
      </w:pPr>
      <w:ins w:id="22" w:author="Megan Hansen" w:date="2026-07-22T15:11:00Z">
        <w:r w:rsidRPr="00597B1A">
          <w:rPr>
            <w:rFonts w:ascii="Open Sans" w:eastAsia="Times New Roman" w:hAnsi="Open Sans" w:cs="Open Sans"/>
            <w:color w:val="1D1F21"/>
            <w:kern w:val="0"/>
            <w14:ligatures w14:val="none"/>
            <w:rPrChange w:id="23" w:author="Megan Hansen" w:date="2026-07-22T15:11:00Z" w16du:dateUtc="2026-07-22T13:11:00Z">
              <w:rPr>
                <w:rFonts w:ascii="Open Sans" w:eastAsia="Times New Roman" w:hAnsi="Open Sans" w:cs="Open Sans"/>
                <w:b/>
                <w:bCs/>
                <w:color w:val="1D1F21"/>
                <w:kern w:val="0"/>
                <w14:ligatures w14:val="none"/>
              </w:rPr>
            </w:rPrChange>
          </w:rPr>
          <w:t>TIER-Plus is designed to inform and support annual planning deliberations within country-led processes. The tool provides indicative estimates of direction and relative magnitude of impact, which facilitates comparison across scenarios. All final budgetary allocations, epidemiological targets, and implementation specifications should be derived from country-led planning processes grounded in local epidemiological context and operational capacity. TIER-Plus functions as a complementary analytical resource and does not replace other validated modeling methodologies or country decision-making authority.</w:t>
        </w:r>
      </w:ins>
    </w:p>
    <w:p w14:paraId="605917D4" w14:textId="74551412" w:rsidR="00777A0D" w:rsidRPr="00597B1A" w:rsidDel="00597B1A" w:rsidRDefault="00777A0D" w:rsidP="00777A0D">
      <w:pPr>
        <w:shd w:val="clear" w:color="auto" w:fill="FFFFFF"/>
        <w:spacing w:after="100" w:afterAutospacing="1" w:line="240" w:lineRule="auto"/>
        <w:rPr>
          <w:del w:id="24" w:author="Megan Hansen" w:date="2026-07-22T15:11:00Z" w16du:dateUtc="2026-07-22T13:11:00Z"/>
          <w:rFonts w:ascii="Open Sans" w:eastAsia="Times New Roman" w:hAnsi="Open Sans" w:cs="Open Sans"/>
          <w:b/>
          <w:bCs/>
          <w:color w:val="1D1F21"/>
          <w:kern w:val="0"/>
          <w14:ligatures w14:val="none"/>
          <w:rPrChange w:id="25" w:author="Megan Hansen" w:date="2026-07-22T15:11:00Z" w16du:dateUtc="2026-07-22T13:11:00Z">
            <w:rPr>
              <w:del w:id="26" w:author="Megan Hansen" w:date="2026-07-22T15:11:00Z" w16du:dateUtc="2026-07-22T13:11:00Z"/>
              <w:rFonts w:ascii="Open Sans" w:eastAsia="Times New Roman" w:hAnsi="Open Sans" w:cs="Open Sans"/>
              <w:color w:val="1D1F21"/>
              <w:kern w:val="0"/>
              <w14:ligatures w14:val="none"/>
            </w:rPr>
          </w:rPrChange>
        </w:rPr>
      </w:pPr>
      <w:del w:id="27" w:author="Megan Hansen" w:date="2026-07-22T15:11:00Z" w16du:dateUtc="2026-07-22T13:11:00Z">
        <w:r w:rsidRPr="00597B1A" w:rsidDel="00597B1A">
          <w:rPr>
            <w:rFonts w:ascii="Open Sans" w:eastAsia="Times New Roman" w:hAnsi="Open Sans" w:cs="Open Sans"/>
            <w:b/>
            <w:bCs/>
            <w:color w:val="1D1F21"/>
            <w:kern w:val="0"/>
            <w14:ligatures w14:val="none"/>
          </w:rPr>
          <w:delText>Important: TIER-Plus is intended as a support tool for prioritization conversations. </w:delText>
        </w:r>
        <w:r w:rsidRPr="00597B1A" w:rsidDel="00597B1A">
          <w:rPr>
            <w:rFonts w:ascii="Open Sans" w:eastAsia="Times New Roman" w:hAnsi="Open Sans" w:cs="Open Sans"/>
            <w:b/>
            <w:bCs/>
            <w:color w:val="1D1F21"/>
            <w:kern w:val="0"/>
            <w14:ligatures w14:val="none"/>
            <w:rPrChange w:id="28" w:author="Megan Hansen" w:date="2026-07-22T15:11:00Z" w16du:dateUtc="2026-07-22T13:11:00Z">
              <w:rPr>
                <w:rFonts w:ascii="Open Sans" w:eastAsia="Times New Roman" w:hAnsi="Open Sans" w:cs="Open Sans"/>
                <w:color w:val="1D1F21"/>
                <w:kern w:val="0"/>
                <w14:ligatures w14:val="none"/>
              </w:rPr>
            </w:rPrChange>
          </w:rPr>
          <w:delText>As such, the tool is </w:delText>
        </w:r>
        <w:r w:rsidRPr="00597B1A" w:rsidDel="00597B1A">
          <w:rPr>
            <w:rFonts w:ascii="Open Sans" w:eastAsia="Times New Roman" w:hAnsi="Open Sans" w:cs="Open Sans"/>
            <w:b/>
            <w:bCs/>
            <w:i/>
            <w:iCs/>
            <w:color w:val="1D1F21"/>
            <w:kern w:val="0"/>
            <w14:ligatures w14:val="none"/>
            <w:rPrChange w:id="29" w:author="Megan Hansen" w:date="2026-07-22T15:11:00Z" w16du:dateUtc="2026-07-22T13:11:00Z">
              <w:rPr>
                <w:rFonts w:ascii="Open Sans" w:eastAsia="Times New Roman" w:hAnsi="Open Sans" w:cs="Open Sans"/>
                <w:i/>
                <w:iCs/>
                <w:color w:val="1D1F21"/>
                <w:kern w:val="0"/>
                <w14:ligatures w14:val="none"/>
              </w:rPr>
            </w:rPrChange>
          </w:rPr>
          <w:delText>indicative </w:delText>
        </w:r>
        <w:r w:rsidRPr="00597B1A" w:rsidDel="00597B1A">
          <w:rPr>
            <w:rFonts w:ascii="Open Sans" w:eastAsia="Times New Roman" w:hAnsi="Open Sans" w:cs="Open Sans"/>
            <w:b/>
            <w:bCs/>
            <w:color w:val="1D1F21"/>
            <w:kern w:val="0"/>
            <w14:ligatures w14:val="none"/>
            <w:rPrChange w:id="30" w:author="Megan Hansen" w:date="2026-07-22T15:11:00Z" w16du:dateUtc="2026-07-22T13:11:00Z">
              <w:rPr>
                <w:rFonts w:ascii="Open Sans" w:eastAsia="Times New Roman" w:hAnsi="Open Sans" w:cs="Open Sans"/>
                <w:color w:val="1D1F21"/>
                <w:kern w:val="0"/>
                <w14:ligatures w14:val="none"/>
              </w:rPr>
            </w:rPrChange>
          </w:rPr>
          <w:delText>of the direction and rough magnitude of impact of different choices. To make the tool quick and easy to use, and applicable across many contexts, it does not have the full complexity of other modelling tools. Specific numbers used for budgeting, target-setting, or operational planning should come from country-led processes, with decisions supported by this tool.</w:delText>
        </w:r>
      </w:del>
    </w:p>
    <w:p w14:paraId="54F3F7C1" w14:textId="77777777" w:rsidR="00777A0D" w:rsidRPr="00597B1A" w:rsidRDefault="00777A0D" w:rsidP="00777A0D">
      <w:pPr>
        <w:shd w:val="clear" w:color="auto" w:fill="FFFFFF"/>
        <w:spacing w:after="100" w:afterAutospacing="1" w:line="240" w:lineRule="auto"/>
        <w:outlineLvl w:val="3"/>
        <w:rPr>
          <w:rFonts w:ascii="Open Sans" w:eastAsia="Times New Roman" w:hAnsi="Open Sans" w:cs="Open Sans"/>
          <w:b/>
          <w:bCs/>
          <w:color w:val="1D1F21"/>
          <w:kern w:val="0"/>
          <w14:ligatures w14:val="none"/>
          <w:rPrChange w:id="31" w:author="Megan Hansen" w:date="2026-07-22T15:11:00Z" w16du:dateUtc="2026-07-22T13:11:00Z">
            <w:rPr>
              <w:rFonts w:ascii="Open Sans" w:eastAsia="Times New Roman" w:hAnsi="Open Sans" w:cs="Open Sans"/>
              <w:color w:val="1D1F21"/>
              <w:kern w:val="0"/>
              <w14:ligatures w14:val="none"/>
            </w:rPr>
          </w:rPrChange>
        </w:rPr>
      </w:pPr>
      <w:r w:rsidRPr="00597B1A">
        <w:rPr>
          <w:rFonts w:ascii="Open Sans" w:eastAsia="Times New Roman" w:hAnsi="Open Sans" w:cs="Open Sans"/>
          <w:b/>
          <w:bCs/>
          <w:color w:val="1D1F21"/>
          <w:kern w:val="0"/>
          <w14:ligatures w14:val="none"/>
          <w:rPrChange w:id="32" w:author="Megan Hansen" w:date="2026-07-22T15:11:00Z" w16du:dateUtc="2026-07-22T13:11:00Z">
            <w:rPr>
              <w:rFonts w:ascii="Open Sans" w:eastAsia="Times New Roman" w:hAnsi="Open Sans" w:cs="Open Sans"/>
              <w:color w:val="1D1F21"/>
              <w:kern w:val="0"/>
              <w14:ligatures w14:val="none"/>
            </w:rPr>
          </w:rPrChange>
        </w:rPr>
        <w:t>How to use the tool</w:t>
      </w:r>
    </w:p>
    <w:p w14:paraId="2E749BDA" w14:textId="77777777" w:rsidR="00777A0D" w:rsidRPr="00777A0D" w:rsidRDefault="00777A0D" w:rsidP="00777A0D">
      <w:pPr>
        <w:numPr>
          <w:ilvl w:val="0"/>
          <w:numId w:val="1"/>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Set the country context. </w:t>
      </w:r>
      <w:r w:rsidRPr="00777A0D">
        <w:rPr>
          <w:rFonts w:ascii="Open Sans" w:eastAsia="Times New Roman" w:hAnsi="Open Sans" w:cs="Open Sans"/>
          <w:color w:val="1D1F21"/>
          <w:kern w:val="0"/>
          <w14:ligatures w14:val="none"/>
        </w:rPr>
        <w:t>Enter or confirm population and current 95-targets (diagnosed, on ART, suppressed) in the most recent reporting year.</w:t>
      </w:r>
    </w:p>
    <w:p w14:paraId="4A8BD3E2" w14:textId="77777777" w:rsidR="00777A0D" w:rsidRPr="00777A0D" w:rsidRDefault="00777A0D" w:rsidP="00777A0D">
      <w:pPr>
        <w:numPr>
          <w:ilvl w:val="0"/>
          <w:numId w:val="1"/>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Enter the baseline scenario. </w:t>
      </w:r>
      <w:r w:rsidRPr="00777A0D">
        <w:rPr>
          <w:rFonts w:ascii="Open Sans" w:eastAsia="Times New Roman" w:hAnsi="Open Sans" w:cs="Open Sans"/>
          <w:color w:val="1D1F21"/>
          <w:kern w:val="0"/>
          <w14:ligatures w14:val="none"/>
        </w:rPr>
        <w:t>Populate each intervention with the volume and coverage of services delivered in the year prior (see </w:t>
      </w:r>
      <w:r w:rsidRPr="00777A0D">
        <w:rPr>
          <w:rFonts w:ascii="Open Sans" w:eastAsia="Times New Roman" w:hAnsi="Open Sans" w:cs="Open Sans"/>
          <w:i/>
          <w:iCs/>
          <w:color w:val="1D1F21"/>
          <w:kern w:val="0"/>
          <w14:ligatures w14:val="none"/>
        </w:rPr>
        <w:t>What the baseline represents</w:t>
      </w:r>
      <w:r w:rsidRPr="00777A0D">
        <w:rPr>
          <w:rFonts w:ascii="Open Sans" w:eastAsia="Times New Roman" w:hAnsi="Open Sans" w:cs="Open Sans"/>
          <w:color w:val="1D1F21"/>
          <w:kern w:val="0"/>
          <w14:ligatures w14:val="none"/>
        </w:rPr>
        <w:t> below).</w:t>
      </w:r>
    </w:p>
    <w:p w14:paraId="714C6F33" w14:textId="77777777" w:rsidR="00777A0D" w:rsidRDefault="00777A0D" w:rsidP="00777A0D">
      <w:pPr>
        <w:numPr>
          <w:ilvl w:val="0"/>
          <w:numId w:val="1"/>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lastRenderedPageBreak/>
        <w:t>Build a scenario. </w:t>
      </w:r>
      <w:r w:rsidRPr="00777A0D">
        <w:rPr>
          <w:rFonts w:ascii="Open Sans" w:eastAsia="Times New Roman" w:hAnsi="Open Sans" w:cs="Open Sans"/>
          <w:color w:val="1D1F21"/>
          <w:kern w:val="0"/>
          <w14:ligatures w14:val="none"/>
        </w:rPr>
        <w:t>Adjust intervention volumes up or down from baseline. You can scale things in either direction.</w:t>
      </w:r>
    </w:p>
    <w:p w14:paraId="7EF40F9D" w14:textId="03AB6FE6" w:rsidR="00AC4AA9" w:rsidRPr="00777A0D" w:rsidRDefault="00AC4AA9" w:rsidP="00777A0D">
      <w:pPr>
        <w:numPr>
          <w:ilvl w:val="0"/>
          <w:numId w:val="1"/>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Pr>
          <w:rFonts w:ascii="Open Sans" w:eastAsia="Times New Roman" w:hAnsi="Open Sans" w:cs="Open Sans"/>
          <w:b/>
          <w:bCs/>
          <w:color w:val="1D1F21"/>
          <w:kern w:val="0"/>
          <w14:ligatures w14:val="none"/>
        </w:rPr>
        <w:t>Adjust Assumptions:</w:t>
      </w:r>
      <w:r>
        <w:rPr>
          <w:rFonts w:ascii="Open Sans" w:eastAsia="Times New Roman" w:hAnsi="Open Sans" w:cs="Open Sans"/>
          <w:color w:val="1D1F21"/>
          <w:kern w:val="0"/>
          <w14:ligatures w14:val="none"/>
        </w:rPr>
        <w:t xml:space="preserve"> Model assumptions surrounding intervention effective</w:t>
      </w:r>
      <w:r w:rsidR="000A0A26">
        <w:rPr>
          <w:rFonts w:ascii="Open Sans" w:eastAsia="Times New Roman" w:hAnsi="Open Sans" w:cs="Open Sans"/>
          <w:color w:val="1D1F21"/>
          <w:kern w:val="0"/>
          <w14:ligatures w14:val="none"/>
        </w:rPr>
        <w:t xml:space="preserve">ness and cost can be adjusted from the defaults if required. </w:t>
      </w:r>
    </w:p>
    <w:p w14:paraId="1C52D929" w14:textId="77777777" w:rsidR="00777A0D" w:rsidRPr="00777A0D" w:rsidRDefault="00777A0D" w:rsidP="00777A0D">
      <w:pPr>
        <w:numPr>
          <w:ilvl w:val="0"/>
          <w:numId w:val="1"/>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Compare. </w:t>
      </w:r>
      <w:r w:rsidRPr="00777A0D">
        <w:rPr>
          <w:rFonts w:ascii="Open Sans" w:eastAsia="Times New Roman" w:hAnsi="Open Sans" w:cs="Open Sans"/>
          <w:color w:val="1D1F21"/>
          <w:kern w:val="0"/>
          <w14:ligatures w14:val="none"/>
        </w:rPr>
        <w:t>The output shows the estimated differences between each scenario and baseline. This includes the 95-targets, expected acquisitions, infant acquisitions, deaths and budget. Positive acquisitions averted and deaths averted mean the scenario outperforms baseline. Negative values mean it does worse — useful for testing budget-cut scenarios.</w:t>
      </w:r>
    </w:p>
    <w:p w14:paraId="3161C772" w14:textId="77777777" w:rsidR="00777A0D" w:rsidRPr="00777A0D" w:rsidRDefault="00777A0D" w:rsidP="00777A0D">
      <w:pPr>
        <w:numPr>
          <w:ilvl w:val="0"/>
          <w:numId w:val="1"/>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Iterate. </w:t>
      </w:r>
      <w:r w:rsidRPr="00777A0D">
        <w:rPr>
          <w:rFonts w:ascii="Open Sans" w:eastAsia="Times New Roman" w:hAnsi="Open Sans" w:cs="Open Sans"/>
          <w:color w:val="1D1F21"/>
          <w:kern w:val="0"/>
          <w14:ligatures w14:val="none"/>
        </w:rPr>
        <w:t>Run several scenarios side-by-side to see where additional money buys the most impact and where cuts are least harmful.</w:t>
      </w:r>
    </w:p>
    <w:p w14:paraId="0F2D3A2E" w14:textId="77777777" w:rsidR="00777A0D" w:rsidRPr="00777A0D" w:rsidRDefault="00777A0D" w:rsidP="00777A0D">
      <w:pPr>
        <w:shd w:val="clear" w:color="auto" w:fill="FFFFFF"/>
        <w:spacing w:after="100" w:afterAutospacing="1" w:line="240" w:lineRule="auto"/>
        <w:outlineLvl w:val="3"/>
        <w:rPr>
          <w:rFonts w:ascii="Open Sans" w:eastAsia="Times New Roman" w:hAnsi="Open Sans" w:cs="Open Sans"/>
          <w:color w:val="1D1F21"/>
          <w:kern w:val="0"/>
          <w14:ligatures w14:val="none"/>
        </w:rPr>
      </w:pPr>
      <w:r w:rsidRPr="00777A0D">
        <w:rPr>
          <w:rFonts w:ascii="Open Sans" w:eastAsia="Times New Roman" w:hAnsi="Open Sans" w:cs="Open Sans"/>
          <w:color w:val="1D1F21"/>
          <w:kern w:val="0"/>
          <w14:ligatures w14:val="none"/>
        </w:rPr>
        <w:t>What the baseline scenario coverage represents</w:t>
      </w:r>
    </w:p>
    <w:p w14:paraId="551DC16A" w14:textId="77777777" w:rsidR="00777A0D" w:rsidRPr="00777A0D" w:rsidRDefault="00777A0D" w:rsidP="00777A0D">
      <w:pPr>
        <w:shd w:val="clear" w:color="auto" w:fill="FFFFFF"/>
        <w:spacing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color w:val="1D1F21"/>
          <w:kern w:val="0"/>
          <w14:ligatures w14:val="none"/>
        </w:rPr>
        <w:t>Baseline coverage values should reflect what was delivered in the most recent year. It serves as a reference point against which alternative scenarios can be compared - i.e if we had the same implementation as last year what impact can we expect and how might this differ with alternative services. Additionally, baseline data is incorporated for model calibration, and hence serves an important purpose.</w:t>
      </w:r>
    </w:p>
    <w:p w14:paraId="7191DD04" w14:textId="77777777" w:rsidR="00777A0D" w:rsidRPr="00777A0D" w:rsidRDefault="00777A0D" w:rsidP="00777A0D">
      <w:pPr>
        <w:shd w:val="clear" w:color="auto" w:fill="FFFFFF"/>
        <w:spacing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color w:val="1D1F21"/>
          <w:kern w:val="0"/>
          <w14:ligatures w14:val="none"/>
        </w:rPr>
        <w:t>All numerical inputs are annual counts of people reached / units delivered, except where the input is explicitly described as a percentage.</w:t>
      </w:r>
    </w:p>
    <w:p w14:paraId="03D8D6AC" w14:textId="77777777" w:rsidR="00777A0D" w:rsidRPr="00597B1A" w:rsidRDefault="00777A0D" w:rsidP="00777A0D">
      <w:pPr>
        <w:shd w:val="clear" w:color="auto" w:fill="FFFFFF"/>
        <w:spacing w:after="100" w:afterAutospacing="1" w:line="240" w:lineRule="auto"/>
        <w:outlineLvl w:val="3"/>
        <w:rPr>
          <w:rFonts w:ascii="Open Sans" w:eastAsia="Times New Roman" w:hAnsi="Open Sans" w:cs="Open Sans"/>
          <w:b/>
          <w:bCs/>
          <w:color w:val="1D1F21"/>
          <w:kern w:val="0"/>
          <w14:ligatures w14:val="none"/>
          <w:rPrChange w:id="33" w:author="Megan Hansen" w:date="2026-07-22T15:11:00Z" w16du:dateUtc="2026-07-22T13:11:00Z">
            <w:rPr>
              <w:rFonts w:ascii="Open Sans" w:eastAsia="Times New Roman" w:hAnsi="Open Sans" w:cs="Open Sans"/>
              <w:color w:val="1D1F21"/>
              <w:kern w:val="0"/>
              <w14:ligatures w14:val="none"/>
            </w:rPr>
          </w:rPrChange>
        </w:rPr>
      </w:pPr>
      <w:r w:rsidRPr="00597B1A">
        <w:rPr>
          <w:rFonts w:ascii="Open Sans" w:eastAsia="Times New Roman" w:hAnsi="Open Sans" w:cs="Open Sans"/>
          <w:b/>
          <w:bCs/>
          <w:color w:val="1D1F21"/>
          <w:kern w:val="0"/>
          <w14:ligatures w14:val="none"/>
          <w:rPrChange w:id="34" w:author="Megan Hansen" w:date="2026-07-22T15:11:00Z" w16du:dateUtc="2026-07-22T13:11:00Z">
            <w:rPr>
              <w:rFonts w:ascii="Open Sans" w:eastAsia="Times New Roman" w:hAnsi="Open Sans" w:cs="Open Sans"/>
              <w:color w:val="1D1F21"/>
              <w:kern w:val="0"/>
              <w14:ligatures w14:val="none"/>
            </w:rPr>
          </w:rPrChange>
        </w:rPr>
        <w:t>Intervention definitions and data requirements</w:t>
      </w:r>
    </w:p>
    <w:p w14:paraId="30B02D79" w14:textId="77777777" w:rsidR="00777A0D" w:rsidRPr="00777A0D" w:rsidRDefault="00777A0D" w:rsidP="00777A0D">
      <w:pPr>
        <w:shd w:val="clear" w:color="auto" w:fill="FFFFFF"/>
        <w:spacing w:after="100" w:afterAutospacing="1" w:line="240" w:lineRule="auto"/>
        <w:outlineLvl w:val="4"/>
        <w:rPr>
          <w:rFonts w:ascii="Open Sans" w:eastAsia="Times New Roman" w:hAnsi="Open Sans" w:cs="Open Sans"/>
          <w:color w:val="1D1F21"/>
          <w:kern w:val="0"/>
          <w:sz w:val="20"/>
          <w:szCs w:val="20"/>
          <w14:ligatures w14:val="none"/>
        </w:rPr>
      </w:pPr>
      <w:r w:rsidRPr="00777A0D">
        <w:rPr>
          <w:rFonts w:ascii="Open Sans" w:eastAsia="Times New Roman" w:hAnsi="Open Sans" w:cs="Open Sans"/>
          <w:b/>
          <w:bCs/>
          <w:color w:val="1D1F21"/>
          <w:kern w:val="0"/>
          <w:sz w:val="20"/>
          <w:szCs w:val="20"/>
          <w14:ligatures w14:val="none"/>
        </w:rPr>
        <w:t>Prevention</w:t>
      </w:r>
    </w:p>
    <w:p w14:paraId="71CD3C24" w14:textId="77777777" w:rsidR="00777A0D" w:rsidRPr="00777A0D" w:rsidRDefault="00777A0D" w:rsidP="00777A0D">
      <w:pPr>
        <w:numPr>
          <w:ilvl w:val="0"/>
          <w:numId w:val="2"/>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Oral PrEP / Lenacapavir: </w:t>
      </w:r>
      <w:r w:rsidRPr="00777A0D">
        <w:rPr>
          <w:rFonts w:ascii="Open Sans" w:eastAsia="Times New Roman" w:hAnsi="Open Sans" w:cs="Open Sans"/>
          <w:color w:val="1D1F21"/>
          <w:kern w:val="0"/>
          <w14:ligatures w14:val="none"/>
        </w:rPr>
        <w:t>Number of individuals currently receiving and/or initiated on PrEP, entered separately for FSW, MSM, and AGYW (15-24).</w:t>
      </w:r>
    </w:p>
    <w:p w14:paraId="69893254" w14:textId="77777777" w:rsidR="00777A0D" w:rsidRPr="00777A0D" w:rsidRDefault="00777A0D" w:rsidP="00777A0D">
      <w:pPr>
        <w:numPr>
          <w:ilvl w:val="0"/>
          <w:numId w:val="2"/>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Condoms: </w:t>
      </w:r>
      <w:r w:rsidRPr="00777A0D">
        <w:rPr>
          <w:rFonts w:ascii="Open Sans" w:eastAsia="Times New Roman" w:hAnsi="Open Sans" w:cs="Open Sans"/>
          <w:color w:val="1D1F21"/>
          <w:kern w:val="0"/>
          <w14:ligatures w14:val="none"/>
        </w:rPr>
        <w:t>Total number of condoms distributed in the year.</w:t>
      </w:r>
    </w:p>
    <w:p w14:paraId="4F5CA718" w14:textId="77777777" w:rsidR="00777A0D" w:rsidRPr="00777A0D" w:rsidRDefault="00777A0D" w:rsidP="00777A0D">
      <w:pPr>
        <w:numPr>
          <w:ilvl w:val="0"/>
          <w:numId w:val="2"/>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VMMC: </w:t>
      </w:r>
      <w:r w:rsidRPr="00777A0D">
        <w:rPr>
          <w:rFonts w:ascii="Open Sans" w:eastAsia="Times New Roman" w:hAnsi="Open Sans" w:cs="Open Sans"/>
          <w:color w:val="1D1F21"/>
          <w:kern w:val="0"/>
          <w14:ligatures w14:val="none"/>
        </w:rPr>
        <w:t>Voluntary medical male circumcisions performed in the year.</w:t>
      </w:r>
    </w:p>
    <w:p w14:paraId="308310BF" w14:textId="77777777" w:rsidR="00777A0D" w:rsidRPr="00777A0D" w:rsidRDefault="00777A0D" w:rsidP="00777A0D">
      <w:pPr>
        <w:numPr>
          <w:ilvl w:val="0"/>
          <w:numId w:val="2"/>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Infant prophylaxis: </w:t>
      </w:r>
      <w:r w:rsidRPr="00777A0D">
        <w:rPr>
          <w:rFonts w:ascii="Open Sans" w:eastAsia="Times New Roman" w:hAnsi="Open Sans" w:cs="Open Sans"/>
          <w:color w:val="1D1F21"/>
          <w:kern w:val="0"/>
          <w14:ligatures w14:val="none"/>
        </w:rPr>
        <w:t>Percentage of HIV-exposed infants receiving HIV prophylaxis (e.g. NVP) to reduce vertical transmission.</w:t>
      </w:r>
    </w:p>
    <w:p w14:paraId="2F263EBD" w14:textId="77777777" w:rsidR="00777A0D" w:rsidRPr="00777A0D" w:rsidRDefault="00777A0D" w:rsidP="00777A0D">
      <w:pPr>
        <w:shd w:val="clear" w:color="auto" w:fill="FFFFFF"/>
        <w:spacing w:after="100" w:afterAutospacing="1" w:line="240" w:lineRule="auto"/>
        <w:outlineLvl w:val="4"/>
        <w:rPr>
          <w:rFonts w:ascii="Open Sans" w:eastAsia="Times New Roman" w:hAnsi="Open Sans" w:cs="Open Sans"/>
          <w:color w:val="1D1F21"/>
          <w:kern w:val="0"/>
          <w:sz w:val="20"/>
          <w:szCs w:val="20"/>
          <w14:ligatures w14:val="none"/>
        </w:rPr>
      </w:pPr>
      <w:r w:rsidRPr="00777A0D">
        <w:rPr>
          <w:rFonts w:ascii="Open Sans" w:eastAsia="Times New Roman" w:hAnsi="Open Sans" w:cs="Open Sans"/>
          <w:b/>
          <w:bCs/>
          <w:color w:val="1D1F21"/>
          <w:kern w:val="0"/>
          <w:sz w:val="20"/>
          <w:szCs w:val="20"/>
          <w14:ligatures w14:val="none"/>
        </w:rPr>
        <w:t>Testing and diagnosis</w:t>
      </w:r>
    </w:p>
    <w:p w14:paraId="694199D8"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Facility-based testing (general): </w:t>
      </w:r>
      <w:r w:rsidRPr="00777A0D">
        <w:rPr>
          <w:rFonts w:ascii="Open Sans" w:eastAsia="Times New Roman" w:hAnsi="Open Sans" w:cs="Open Sans"/>
          <w:color w:val="1D1F21"/>
          <w:kern w:val="0"/>
          <w14:ligatures w14:val="none"/>
        </w:rPr>
        <w:t>Number of HIV tests performed at health facilities (excl. ANC).</w:t>
      </w:r>
    </w:p>
    <w:p w14:paraId="14B7F4B9"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Community testing: </w:t>
      </w:r>
      <w:r w:rsidRPr="00777A0D">
        <w:rPr>
          <w:rFonts w:ascii="Open Sans" w:eastAsia="Times New Roman" w:hAnsi="Open Sans" w:cs="Open Sans"/>
          <w:color w:val="1D1F21"/>
          <w:kern w:val="0"/>
          <w14:ligatures w14:val="none"/>
        </w:rPr>
        <w:t>Number of HIV tests performed in community settings.</w:t>
      </w:r>
    </w:p>
    <w:p w14:paraId="70341D58"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lastRenderedPageBreak/>
        <w:t>Index testing: </w:t>
      </w:r>
      <w:r w:rsidRPr="00777A0D">
        <w:rPr>
          <w:rFonts w:ascii="Open Sans" w:eastAsia="Times New Roman" w:hAnsi="Open Sans" w:cs="Open Sans"/>
          <w:color w:val="1D1F21"/>
          <w:kern w:val="0"/>
          <w14:ligatures w14:val="none"/>
        </w:rPr>
        <w:t>Number of tests conducted among partners of newly-diagnosed people living with HIV.</w:t>
      </w:r>
    </w:p>
    <w:p w14:paraId="1A56A565"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Key populations: </w:t>
      </w:r>
      <w:r w:rsidRPr="00777A0D">
        <w:rPr>
          <w:rFonts w:ascii="Open Sans" w:eastAsia="Times New Roman" w:hAnsi="Open Sans" w:cs="Open Sans"/>
          <w:color w:val="1D1F21"/>
          <w:kern w:val="0"/>
          <w14:ligatures w14:val="none"/>
        </w:rPr>
        <w:t>Number of HIV tests performed among key populations or through STI services (excluding adolescents).</w:t>
      </w:r>
    </w:p>
    <w:p w14:paraId="0913C0E0"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Facility HIVST: </w:t>
      </w:r>
      <w:r w:rsidRPr="00777A0D">
        <w:rPr>
          <w:rFonts w:ascii="Open Sans" w:eastAsia="Times New Roman" w:hAnsi="Open Sans" w:cs="Open Sans"/>
          <w:color w:val="1D1F21"/>
          <w:kern w:val="0"/>
          <w14:ligatures w14:val="none"/>
        </w:rPr>
        <w:t>Number of HIV self-tests distributed at facilities.</w:t>
      </w:r>
    </w:p>
    <w:p w14:paraId="55DB1928"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Community HIVST: </w:t>
      </w:r>
      <w:r w:rsidRPr="00777A0D">
        <w:rPr>
          <w:rFonts w:ascii="Open Sans" w:eastAsia="Times New Roman" w:hAnsi="Open Sans" w:cs="Open Sans"/>
          <w:color w:val="1D1F21"/>
          <w:kern w:val="0"/>
          <w14:ligatures w14:val="none"/>
        </w:rPr>
        <w:t>Number of HIV self-tests distributed in the community.</w:t>
      </w:r>
    </w:p>
    <w:p w14:paraId="5160EDD2"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Early Infant Diagnosis (EID): </w:t>
      </w:r>
      <w:r w:rsidRPr="00777A0D">
        <w:rPr>
          <w:rFonts w:ascii="Open Sans" w:eastAsia="Times New Roman" w:hAnsi="Open Sans" w:cs="Open Sans"/>
          <w:color w:val="1D1F21"/>
          <w:kern w:val="0"/>
          <w14:ligatures w14:val="none"/>
        </w:rPr>
        <w:t>Percentage of HIV-exposed infants receiving HIV testing.</w:t>
      </w:r>
    </w:p>
    <w:p w14:paraId="0E906669"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ANC HIV testing: </w:t>
      </w:r>
      <w:r w:rsidRPr="00777A0D">
        <w:rPr>
          <w:rFonts w:ascii="Open Sans" w:eastAsia="Times New Roman" w:hAnsi="Open Sans" w:cs="Open Sans"/>
          <w:color w:val="1D1F21"/>
          <w:kern w:val="0"/>
          <w14:ligatures w14:val="none"/>
        </w:rPr>
        <w:t>Percentage of pregnant women receiving ANC HIV testing.</w:t>
      </w:r>
    </w:p>
    <w:p w14:paraId="54B58ACF" w14:textId="77777777" w:rsidR="00777A0D" w:rsidRPr="00777A0D" w:rsidRDefault="00777A0D" w:rsidP="00777A0D">
      <w:pPr>
        <w:numPr>
          <w:ilvl w:val="0"/>
          <w:numId w:val="3"/>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PNC HIV testing: </w:t>
      </w:r>
      <w:r w:rsidRPr="00777A0D">
        <w:rPr>
          <w:rFonts w:ascii="Open Sans" w:eastAsia="Times New Roman" w:hAnsi="Open Sans" w:cs="Open Sans"/>
          <w:color w:val="1D1F21"/>
          <w:kern w:val="0"/>
          <w14:ligatures w14:val="none"/>
        </w:rPr>
        <w:t>Percentage of postpartum women (not known to be living with HIV) receiving PNC HIV testing.</w:t>
      </w:r>
    </w:p>
    <w:p w14:paraId="539AF7AC" w14:textId="77777777" w:rsidR="00777A0D" w:rsidRPr="00777A0D" w:rsidRDefault="00777A0D" w:rsidP="00777A0D">
      <w:pPr>
        <w:shd w:val="clear" w:color="auto" w:fill="FFFFFF"/>
        <w:spacing w:after="100" w:afterAutospacing="1" w:line="240" w:lineRule="auto"/>
        <w:outlineLvl w:val="4"/>
        <w:rPr>
          <w:rFonts w:ascii="Open Sans" w:eastAsia="Times New Roman" w:hAnsi="Open Sans" w:cs="Open Sans"/>
          <w:color w:val="1D1F21"/>
          <w:kern w:val="0"/>
          <w:sz w:val="20"/>
          <w:szCs w:val="20"/>
          <w14:ligatures w14:val="none"/>
        </w:rPr>
      </w:pPr>
      <w:r w:rsidRPr="00777A0D">
        <w:rPr>
          <w:rFonts w:ascii="Open Sans" w:eastAsia="Times New Roman" w:hAnsi="Open Sans" w:cs="Open Sans"/>
          <w:b/>
          <w:bCs/>
          <w:color w:val="1D1F21"/>
          <w:kern w:val="0"/>
          <w:sz w:val="20"/>
          <w:szCs w:val="20"/>
          <w14:ligatures w14:val="none"/>
        </w:rPr>
        <w:t>Treatment, retention and monitoring</w:t>
      </w:r>
    </w:p>
    <w:p w14:paraId="7B1C5E78" w14:textId="77777777" w:rsidR="00777A0D" w:rsidRPr="00777A0D" w:rsidRDefault="00777A0D" w:rsidP="00777A0D">
      <w:pPr>
        <w:numPr>
          <w:ilvl w:val="0"/>
          <w:numId w:val="4"/>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Routine VL monitoring: </w:t>
      </w:r>
      <w:r w:rsidRPr="00777A0D">
        <w:rPr>
          <w:rFonts w:ascii="Open Sans" w:eastAsia="Times New Roman" w:hAnsi="Open Sans" w:cs="Open Sans"/>
          <w:color w:val="1D1F21"/>
          <w:kern w:val="0"/>
          <w14:ligatures w14:val="none"/>
        </w:rPr>
        <w:t>Percentage of people on ART receiving routine viral load testing.</w:t>
      </w:r>
    </w:p>
    <w:p w14:paraId="0A610B65" w14:textId="77777777" w:rsidR="00777A0D" w:rsidRPr="00777A0D" w:rsidRDefault="00777A0D" w:rsidP="00777A0D">
      <w:pPr>
        <w:numPr>
          <w:ilvl w:val="0"/>
          <w:numId w:val="4"/>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ANC and PNC VL testing: </w:t>
      </w:r>
      <w:r w:rsidRPr="00777A0D">
        <w:rPr>
          <w:rFonts w:ascii="Open Sans" w:eastAsia="Times New Roman" w:hAnsi="Open Sans" w:cs="Open Sans"/>
          <w:color w:val="1D1F21"/>
          <w:kern w:val="0"/>
          <w14:ligatures w14:val="none"/>
        </w:rPr>
        <w:t>Coverage of pregnant and postpartum women living with HIV who receive viral load testing.</w:t>
      </w:r>
    </w:p>
    <w:p w14:paraId="47FEE773" w14:textId="77777777" w:rsidR="00777A0D" w:rsidRPr="00777A0D" w:rsidRDefault="00777A0D" w:rsidP="00777A0D">
      <w:pPr>
        <w:numPr>
          <w:ilvl w:val="0"/>
          <w:numId w:val="4"/>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Multi-month dispensing (3-month, 6-month, 12-month): </w:t>
      </w:r>
      <w:r w:rsidRPr="00777A0D">
        <w:rPr>
          <w:rFonts w:ascii="Open Sans" w:eastAsia="Times New Roman" w:hAnsi="Open Sans" w:cs="Open Sans"/>
          <w:color w:val="1D1F21"/>
          <w:kern w:val="0"/>
          <w14:ligatures w14:val="none"/>
        </w:rPr>
        <w:t>Percentage of stable ART clients enrolled in MMD (categories are mutually exclusive; the three must sum to ≤100%).</w:t>
      </w:r>
    </w:p>
    <w:p w14:paraId="190204BD" w14:textId="77777777" w:rsidR="00777A0D" w:rsidRPr="00777A0D" w:rsidRDefault="00777A0D" w:rsidP="00777A0D">
      <w:pPr>
        <w:numPr>
          <w:ilvl w:val="0"/>
          <w:numId w:val="4"/>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Community ART pick-up: </w:t>
      </w:r>
      <w:r w:rsidRPr="00777A0D">
        <w:rPr>
          <w:rFonts w:ascii="Open Sans" w:eastAsia="Times New Roman" w:hAnsi="Open Sans" w:cs="Open Sans"/>
          <w:color w:val="1D1F21"/>
          <w:kern w:val="0"/>
          <w14:ligatures w14:val="none"/>
        </w:rPr>
        <w:t>Percentage of MMD-enrolled clients receiving refills via community pickup instead of facility, applied equally across MMD-3/6/12. Has no effect when MMD enrolment is zero.</w:t>
      </w:r>
    </w:p>
    <w:p w14:paraId="7D7C97F4" w14:textId="77777777" w:rsidR="00777A0D" w:rsidRPr="00777A0D" w:rsidRDefault="00777A0D" w:rsidP="00777A0D">
      <w:pPr>
        <w:numPr>
          <w:ilvl w:val="0"/>
          <w:numId w:val="4"/>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Enhanced Adherence Counselling (EAC):</w:t>
      </w:r>
      <w:r w:rsidRPr="00777A0D">
        <w:rPr>
          <w:rFonts w:ascii="Open Sans" w:eastAsia="Times New Roman" w:hAnsi="Open Sans" w:cs="Open Sans"/>
          <w:color w:val="1D1F21"/>
          <w:kern w:val="0"/>
          <w14:ligatures w14:val="none"/>
        </w:rPr>
        <w:t> Percentage of individuals identified as unsuppressed (through a recent viral load).</w:t>
      </w:r>
    </w:p>
    <w:p w14:paraId="2FDE6EEB" w14:textId="77777777" w:rsidR="00777A0D" w:rsidRDefault="00777A0D" w:rsidP="00777A0D">
      <w:pPr>
        <w:numPr>
          <w:ilvl w:val="0"/>
          <w:numId w:val="4"/>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Tracking and tracing: </w:t>
      </w:r>
      <w:r w:rsidRPr="00777A0D">
        <w:rPr>
          <w:rFonts w:ascii="Open Sans" w:eastAsia="Times New Roman" w:hAnsi="Open Sans" w:cs="Open Sans"/>
          <w:color w:val="1D1F21"/>
          <w:kern w:val="0"/>
          <w14:ligatures w14:val="none"/>
        </w:rPr>
        <w:t>Outreach to people lost to follow-up to bring them back into care. Applied after DSD has already prevented some LTFU, against the remaining LTFU pool.</w:t>
      </w:r>
    </w:p>
    <w:p w14:paraId="1C788A20" w14:textId="53F72950" w:rsidR="009E5356" w:rsidRPr="00777A0D" w:rsidRDefault="009E5356" w:rsidP="00777A0D">
      <w:pPr>
        <w:numPr>
          <w:ilvl w:val="0"/>
          <w:numId w:val="4"/>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9E5356">
        <w:rPr>
          <w:rFonts w:ascii="Open Sans" w:eastAsia="Times New Roman" w:hAnsi="Open Sans" w:cs="Open Sans"/>
          <w:b/>
          <w:bCs/>
          <w:color w:val="1D1F21"/>
          <w:kern w:val="0"/>
          <w14:ligatures w14:val="none"/>
        </w:rPr>
        <w:t>Frequency of clinical visits for stable clients:</w:t>
      </w:r>
      <w:r w:rsidRPr="009E5356">
        <w:rPr>
          <w:rFonts w:ascii="Open Sans" w:eastAsia="Times New Roman" w:hAnsi="Open Sans" w:cs="Open Sans"/>
          <w:color w:val="1D1F21"/>
          <w:kern w:val="0"/>
          <w14:ligatures w14:val="none"/>
        </w:rPr>
        <w:t xml:space="preserve"> The frequency at which stable ART clients must return for clinical visits, either every 6 months of every 12 months.</w:t>
      </w:r>
    </w:p>
    <w:p w14:paraId="0351E9D8" w14:textId="77777777" w:rsidR="00777A0D" w:rsidRPr="00777A0D" w:rsidRDefault="00777A0D" w:rsidP="00777A0D">
      <w:pPr>
        <w:shd w:val="clear" w:color="auto" w:fill="FFFFFF"/>
        <w:spacing w:after="100" w:afterAutospacing="1" w:line="240" w:lineRule="auto"/>
        <w:outlineLvl w:val="4"/>
        <w:rPr>
          <w:rFonts w:ascii="Open Sans" w:eastAsia="Times New Roman" w:hAnsi="Open Sans" w:cs="Open Sans"/>
          <w:color w:val="1D1F21"/>
          <w:kern w:val="0"/>
          <w:sz w:val="20"/>
          <w:szCs w:val="20"/>
          <w14:ligatures w14:val="none"/>
        </w:rPr>
      </w:pPr>
      <w:r w:rsidRPr="00777A0D">
        <w:rPr>
          <w:rFonts w:ascii="Open Sans" w:eastAsia="Times New Roman" w:hAnsi="Open Sans" w:cs="Open Sans"/>
          <w:b/>
          <w:bCs/>
          <w:color w:val="1D1F21"/>
          <w:kern w:val="0"/>
          <w:sz w:val="20"/>
          <w:szCs w:val="20"/>
          <w14:ligatures w14:val="none"/>
        </w:rPr>
        <w:t>Advanced HIV disease</w:t>
      </w:r>
    </w:p>
    <w:p w14:paraId="7884A6FB" w14:textId="77777777" w:rsidR="00777A0D" w:rsidRPr="00777A0D" w:rsidRDefault="00777A0D" w:rsidP="00777A0D">
      <w:pPr>
        <w:numPr>
          <w:ilvl w:val="0"/>
          <w:numId w:val="5"/>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CD4 testing: </w:t>
      </w:r>
      <w:r w:rsidRPr="00777A0D">
        <w:rPr>
          <w:rFonts w:ascii="Open Sans" w:eastAsia="Times New Roman" w:hAnsi="Open Sans" w:cs="Open Sans"/>
          <w:color w:val="1D1F21"/>
          <w:kern w:val="0"/>
          <w14:ligatures w14:val="none"/>
        </w:rPr>
        <w:t>Coverage of CD4 testing among individuals initiating ART.</w:t>
      </w:r>
    </w:p>
    <w:p w14:paraId="1406EF23" w14:textId="77777777" w:rsidR="00777A0D" w:rsidRPr="00777A0D" w:rsidRDefault="00777A0D" w:rsidP="00777A0D">
      <w:pPr>
        <w:numPr>
          <w:ilvl w:val="0"/>
          <w:numId w:val="5"/>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b/>
          <w:bCs/>
          <w:color w:val="1D1F21"/>
          <w:kern w:val="0"/>
          <w14:ligatures w14:val="none"/>
        </w:rPr>
        <w:t>AHD package: </w:t>
      </w:r>
      <w:r w:rsidRPr="00777A0D">
        <w:rPr>
          <w:rFonts w:ascii="Open Sans" w:eastAsia="Times New Roman" w:hAnsi="Open Sans" w:cs="Open Sans"/>
          <w:color w:val="1D1F21"/>
          <w:kern w:val="0"/>
          <w14:ligatures w14:val="none"/>
        </w:rPr>
        <w:t>Number of AHD-diagnosed clients receiving the package of care.</w:t>
      </w:r>
    </w:p>
    <w:p w14:paraId="6910D72C" w14:textId="77777777" w:rsidR="00777A0D" w:rsidRPr="00597B1A" w:rsidRDefault="00777A0D" w:rsidP="00777A0D">
      <w:pPr>
        <w:shd w:val="clear" w:color="auto" w:fill="FFFFFF"/>
        <w:spacing w:after="100" w:afterAutospacing="1" w:line="240" w:lineRule="auto"/>
        <w:outlineLvl w:val="3"/>
        <w:rPr>
          <w:rFonts w:ascii="Open Sans" w:eastAsia="Times New Roman" w:hAnsi="Open Sans" w:cs="Open Sans"/>
          <w:b/>
          <w:bCs/>
          <w:color w:val="1D1F21"/>
          <w:kern w:val="0"/>
          <w14:ligatures w14:val="none"/>
          <w:rPrChange w:id="35" w:author="Megan Hansen" w:date="2026-07-22T15:11:00Z" w16du:dateUtc="2026-07-22T13:11:00Z">
            <w:rPr>
              <w:rFonts w:ascii="Open Sans" w:eastAsia="Times New Roman" w:hAnsi="Open Sans" w:cs="Open Sans"/>
              <w:color w:val="1D1F21"/>
              <w:kern w:val="0"/>
              <w14:ligatures w14:val="none"/>
            </w:rPr>
          </w:rPrChange>
        </w:rPr>
      </w:pPr>
      <w:r w:rsidRPr="00597B1A">
        <w:rPr>
          <w:rFonts w:ascii="Open Sans" w:eastAsia="Times New Roman" w:hAnsi="Open Sans" w:cs="Open Sans"/>
          <w:b/>
          <w:bCs/>
          <w:color w:val="1D1F21"/>
          <w:kern w:val="0"/>
          <w14:ligatures w14:val="none"/>
          <w:rPrChange w:id="36" w:author="Megan Hansen" w:date="2026-07-22T15:11:00Z" w16du:dateUtc="2026-07-22T13:11:00Z">
            <w:rPr>
              <w:rFonts w:ascii="Open Sans" w:eastAsia="Times New Roman" w:hAnsi="Open Sans" w:cs="Open Sans"/>
              <w:color w:val="1D1F21"/>
              <w:kern w:val="0"/>
              <w14:ligatures w14:val="none"/>
            </w:rPr>
          </w:rPrChange>
        </w:rPr>
        <w:t>What the tool does not do</w:t>
      </w:r>
    </w:p>
    <w:p w14:paraId="461B9B6F" w14:textId="77777777" w:rsidR="00777A0D" w:rsidRPr="00777A0D" w:rsidRDefault="00777A0D" w:rsidP="00777A0D">
      <w:pPr>
        <w:numPr>
          <w:ilvl w:val="0"/>
          <w:numId w:val="6"/>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color w:val="1D1F21"/>
          <w:kern w:val="0"/>
          <w14:ligatures w14:val="none"/>
        </w:rPr>
        <w:lastRenderedPageBreak/>
        <w:t>It does not project multi-year dynamics; each run is a single-year calculation.</w:t>
      </w:r>
    </w:p>
    <w:p w14:paraId="2C26D31B" w14:textId="77777777" w:rsidR="00777A0D" w:rsidRPr="00777A0D" w:rsidRDefault="00777A0D" w:rsidP="00777A0D">
      <w:pPr>
        <w:numPr>
          <w:ilvl w:val="0"/>
          <w:numId w:val="6"/>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color w:val="1D1F21"/>
          <w:kern w:val="0"/>
          <w14:ligatures w14:val="none"/>
        </w:rPr>
        <w:t>It does not model resistance, age structure, or sub-national heterogeneity.</w:t>
      </w:r>
    </w:p>
    <w:p w14:paraId="687D8E38" w14:textId="77777777" w:rsidR="00777A0D" w:rsidRPr="00777A0D" w:rsidRDefault="00777A0D" w:rsidP="00777A0D">
      <w:pPr>
        <w:numPr>
          <w:ilvl w:val="0"/>
          <w:numId w:val="6"/>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color w:val="1D1F21"/>
          <w:kern w:val="0"/>
          <w14:ligatures w14:val="none"/>
        </w:rPr>
        <w:t>It does not optimise; it calculates the consequences of a chosen mix, leaving the decision to the user.</w:t>
      </w:r>
    </w:p>
    <w:p w14:paraId="33C5EB43" w14:textId="77777777" w:rsidR="00777A0D" w:rsidRPr="00777A0D" w:rsidRDefault="00777A0D" w:rsidP="00777A0D">
      <w:pPr>
        <w:numPr>
          <w:ilvl w:val="0"/>
          <w:numId w:val="6"/>
        </w:numPr>
        <w:shd w:val="clear" w:color="auto" w:fill="FFFFFF"/>
        <w:spacing w:before="100" w:beforeAutospacing="1" w:after="100" w:afterAutospacing="1" w:line="240" w:lineRule="auto"/>
        <w:rPr>
          <w:rFonts w:ascii="Open Sans" w:eastAsia="Times New Roman" w:hAnsi="Open Sans" w:cs="Open Sans"/>
          <w:color w:val="1D1F21"/>
          <w:kern w:val="0"/>
          <w14:ligatures w14:val="none"/>
        </w:rPr>
      </w:pPr>
      <w:r w:rsidRPr="00777A0D">
        <w:rPr>
          <w:rFonts w:ascii="Open Sans" w:eastAsia="Times New Roman" w:hAnsi="Open Sans" w:cs="Open Sans"/>
          <w:color w:val="1D1F21"/>
          <w:kern w:val="0"/>
          <w14:ligatures w14:val="none"/>
        </w:rPr>
        <w:t>It represents a complementary tool for country-led analysis and other validated modelling tools.</w:t>
      </w:r>
    </w:p>
    <w:p w14:paraId="4ADF38EA" w14:textId="77777777" w:rsidR="00777A0D" w:rsidRPr="00777A0D" w:rsidRDefault="00514F35" w:rsidP="00777A0D">
      <w:pPr>
        <w:spacing w:after="0" w:line="240" w:lineRule="auto"/>
        <w:rPr>
          <w:rFonts w:ascii="Open Sans" w:eastAsia="Times New Roman" w:hAnsi="Open Sans" w:cs="Open Sans"/>
          <w:kern w:val="0"/>
          <w14:ligatures w14:val="none"/>
        </w:rPr>
      </w:pPr>
      <w:r>
        <w:pict w14:anchorId="13DE999A">
          <v:rect id="Horizontal Line 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973F19" w14:textId="77777777" w:rsidR="00777A0D" w:rsidRPr="00777A0D" w:rsidRDefault="00777A0D" w:rsidP="00777A0D">
      <w:pPr>
        <w:shd w:val="clear" w:color="auto" w:fill="FFFFFF"/>
        <w:spacing w:after="0" w:line="240" w:lineRule="auto"/>
        <w:jc w:val="center"/>
        <w:rPr>
          <w:rFonts w:ascii="Open Sans" w:eastAsia="Times New Roman" w:hAnsi="Open Sans" w:cs="Open Sans"/>
          <w:color w:val="595959"/>
          <w:kern w:val="0"/>
          <w14:ligatures w14:val="none"/>
        </w:rPr>
      </w:pPr>
      <w:r w:rsidRPr="00777A0D">
        <w:rPr>
          <w:rFonts w:ascii="Open Sans" w:eastAsia="Times New Roman" w:hAnsi="Open Sans" w:cs="Open Sans"/>
          <w:i/>
          <w:iCs/>
          <w:color w:val="595959"/>
          <w:kern w:val="0"/>
          <w14:ligatures w14:val="none"/>
        </w:rPr>
        <w:t>Use the tool to compare directions and trade-offs. Use country processes for the exact numbers in your plan.</w:t>
      </w:r>
    </w:p>
    <w:p w14:paraId="34FCCF0E" w14:textId="77777777" w:rsidR="00F776FD" w:rsidRDefault="00F776FD"/>
    <w:sectPr w:rsidR="00F776FD" w:rsidSect="00777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582829"/>
    <w:multiLevelType w:val="multilevel"/>
    <w:tmpl w:val="E856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956D7"/>
    <w:multiLevelType w:val="multilevel"/>
    <w:tmpl w:val="5E5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81562"/>
    <w:multiLevelType w:val="multilevel"/>
    <w:tmpl w:val="169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36BC5"/>
    <w:multiLevelType w:val="multilevel"/>
    <w:tmpl w:val="79F8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12360"/>
    <w:multiLevelType w:val="multilevel"/>
    <w:tmpl w:val="B5D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E406D"/>
    <w:multiLevelType w:val="multilevel"/>
    <w:tmpl w:val="D0EE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014752">
    <w:abstractNumId w:val="0"/>
  </w:num>
  <w:num w:numId="2" w16cid:durableId="219370210">
    <w:abstractNumId w:val="4"/>
  </w:num>
  <w:num w:numId="3" w16cid:durableId="1895391213">
    <w:abstractNumId w:val="5"/>
  </w:num>
  <w:num w:numId="4" w16cid:durableId="2096899912">
    <w:abstractNumId w:val="2"/>
  </w:num>
  <w:num w:numId="5" w16cid:durableId="211577418">
    <w:abstractNumId w:val="1"/>
  </w:num>
  <w:num w:numId="6" w16cid:durableId="17308107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gan Hansen">
    <w15:presenceInfo w15:providerId="Windows Live" w15:userId="d8d45c4e071f8e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0D"/>
    <w:rsid w:val="00016512"/>
    <w:rsid w:val="000A0A26"/>
    <w:rsid w:val="000E7243"/>
    <w:rsid w:val="0019565E"/>
    <w:rsid w:val="001D5039"/>
    <w:rsid w:val="00216705"/>
    <w:rsid w:val="00286D7D"/>
    <w:rsid w:val="00295E89"/>
    <w:rsid w:val="00354A7A"/>
    <w:rsid w:val="00495CE5"/>
    <w:rsid w:val="004E620B"/>
    <w:rsid w:val="00514F35"/>
    <w:rsid w:val="00527E67"/>
    <w:rsid w:val="00597B1A"/>
    <w:rsid w:val="005D43D3"/>
    <w:rsid w:val="00777A0D"/>
    <w:rsid w:val="007B553A"/>
    <w:rsid w:val="00937E4A"/>
    <w:rsid w:val="009E5356"/>
    <w:rsid w:val="00A740F2"/>
    <w:rsid w:val="00AC4AA9"/>
    <w:rsid w:val="00E30E5B"/>
    <w:rsid w:val="00F7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04220F"/>
  <w15:chartTrackingRefBased/>
  <w15:docId w15:val="{3D40E953-4FAE-4C4E-A9A2-9541F28A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A0D"/>
    <w:rPr>
      <w:rFonts w:eastAsiaTheme="majorEastAsia" w:cstheme="majorBidi"/>
      <w:color w:val="272727" w:themeColor="text1" w:themeTint="D8"/>
    </w:rPr>
  </w:style>
  <w:style w:type="paragraph" w:styleId="Title">
    <w:name w:val="Title"/>
    <w:basedOn w:val="Normal"/>
    <w:next w:val="Normal"/>
    <w:link w:val="TitleChar"/>
    <w:uiPriority w:val="10"/>
    <w:qFormat/>
    <w:rsid w:val="00777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A0D"/>
    <w:pPr>
      <w:spacing w:before="160"/>
      <w:jc w:val="center"/>
    </w:pPr>
    <w:rPr>
      <w:i/>
      <w:iCs/>
      <w:color w:val="404040" w:themeColor="text1" w:themeTint="BF"/>
    </w:rPr>
  </w:style>
  <w:style w:type="character" w:customStyle="1" w:styleId="QuoteChar">
    <w:name w:val="Quote Char"/>
    <w:basedOn w:val="DefaultParagraphFont"/>
    <w:link w:val="Quote"/>
    <w:uiPriority w:val="29"/>
    <w:rsid w:val="00777A0D"/>
    <w:rPr>
      <w:i/>
      <w:iCs/>
      <w:color w:val="404040" w:themeColor="text1" w:themeTint="BF"/>
    </w:rPr>
  </w:style>
  <w:style w:type="paragraph" w:styleId="ListParagraph">
    <w:name w:val="List Paragraph"/>
    <w:basedOn w:val="Normal"/>
    <w:uiPriority w:val="34"/>
    <w:qFormat/>
    <w:rsid w:val="00777A0D"/>
    <w:pPr>
      <w:ind w:left="720"/>
      <w:contextualSpacing/>
    </w:pPr>
  </w:style>
  <w:style w:type="character" w:styleId="IntenseEmphasis">
    <w:name w:val="Intense Emphasis"/>
    <w:basedOn w:val="DefaultParagraphFont"/>
    <w:uiPriority w:val="21"/>
    <w:qFormat/>
    <w:rsid w:val="00777A0D"/>
    <w:rPr>
      <w:i/>
      <w:iCs/>
      <w:color w:val="0F4761" w:themeColor="accent1" w:themeShade="BF"/>
    </w:rPr>
  </w:style>
  <w:style w:type="paragraph" w:styleId="IntenseQuote">
    <w:name w:val="Intense Quote"/>
    <w:basedOn w:val="Normal"/>
    <w:next w:val="Normal"/>
    <w:link w:val="IntenseQuoteChar"/>
    <w:uiPriority w:val="30"/>
    <w:qFormat/>
    <w:rsid w:val="00777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A0D"/>
    <w:rPr>
      <w:i/>
      <w:iCs/>
      <w:color w:val="0F4761" w:themeColor="accent1" w:themeShade="BF"/>
    </w:rPr>
  </w:style>
  <w:style w:type="character" w:styleId="IntenseReference">
    <w:name w:val="Intense Reference"/>
    <w:basedOn w:val="DefaultParagraphFont"/>
    <w:uiPriority w:val="32"/>
    <w:qFormat/>
    <w:rsid w:val="00777A0D"/>
    <w:rPr>
      <w:b/>
      <w:bCs/>
      <w:smallCaps/>
      <w:color w:val="0F4761" w:themeColor="accent1" w:themeShade="BF"/>
      <w:spacing w:val="5"/>
    </w:rPr>
  </w:style>
  <w:style w:type="character" w:styleId="LineNumber">
    <w:name w:val="line number"/>
    <w:basedOn w:val="DefaultParagraphFont"/>
    <w:uiPriority w:val="99"/>
    <w:semiHidden/>
    <w:unhideWhenUsed/>
    <w:rsid w:val="00777A0D"/>
  </w:style>
  <w:style w:type="paragraph" w:styleId="NormalWeb">
    <w:name w:val="Normal (Web)"/>
    <w:basedOn w:val="Normal"/>
    <w:uiPriority w:val="99"/>
    <w:semiHidden/>
    <w:unhideWhenUsed/>
    <w:rsid w:val="00777A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77A0D"/>
    <w:rPr>
      <w:i/>
      <w:iCs/>
    </w:rPr>
  </w:style>
  <w:style w:type="character" w:styleId="Strong">
    <w:name w:val="Strong"/>
    <w:basedOn w:val="DefaultParagraphFont"/>
    <w:uiPriority w:val="22"/>
    <w:qFormat/>
    <w:rsid w:val="00777A0D"/>
    <w:rPr>
      <w:b/>
      <w:bCs/>
    </w:rPr>
  </w:style>
  <w:style w:type="paragraph" w:styleId="Revision">
    <w:name w:val="Revision"/>
    <w:hidden/>
    <w:uiPriority w:val="99"/>
    <w:semiHidden/>
    <w:rsid w:val="00777A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1020</Words>
  <Characters>6244</Characters>
  <Application>Microsoft Office Word</Application>
  <DocSecurity>0</DocSecurity>
  <Lines>122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Hansen</dc:creator>
  <cp:keywords/>
  <dc:description/>
  <cp:lastModifiedBy>Alex de Nooy</cp:lastModifiedBy>
  <cp:revision>4</cp:revision>
  <dcterms:created xsi:type="dcterms:W3CDTF">2026-07-22T12:55:00Z</dcterms:created>
  <dcterms:modified xsi:type="dcterms:W3CDTF">2026-07-22T14:05:00Z</dcterms:modified>
</cp:coreProperties>
</file>